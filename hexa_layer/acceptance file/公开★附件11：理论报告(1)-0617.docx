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0" w:type="auto"/>
        <w:tblInd w:w="0" w:type="dxa"/>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Layout w:type="autofit"/>
        <w:tblCellMar>
          <w:top w:w="0" w:type="dxa"/>
          <w:left w:w="108" w:type="dxa"/>
          <w:bottom w:w="0" w:type="dxa"/>
          <w:right w:w="108" w:type="dxa"/>
        </w:tblCellMar>
      </w:tblPr>
      <w:tblGrid>
        <w:gridCol w:w="6374"/>
        <w:gridCol w:w="1922"/>
      </w:tblGrid>
      <w:tr w14:paraId="3DB7A3CA">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c>
          <w:tcPr>
            <w:tcW w:w="6374" w:type="dxa"/>
          </w:tcPr>
          <w:p w14:paraId="668DF4B3">
            <w:pPr>
              <w:jc w:val="left"/>
              <w:rPr>
                <w:rFonts w:ascii="Times New Roman" w:hAnsi="Times New Roman" w:eastAsia="宋体" w:cs="Times New Roman"/>
                <w:bCs/>
                <w:sz w:val="28"/>
                <w:szCs w:val="28"/>
                <w:highlight w:val="green"/>
              </w:rPr>
            </w:pPr>
            <w:r>
              <w:rPr>
                <w:rFonts w:ascii="Times New Roman" w:hAnsi="Times New Roman" w:eastAsia="宋体" w:cs="Times New Roman"/>
                <w:bCs/>
                <w:sz w:val="28"/>
                <w:szCs w:val="28"/>
              </w:rPr>
              <w:t>报告类别：</w:t>
            </w:r>
            <w:r>
              <w:rPr>
                <w:rFonts w:hint="eastAsia" w:ascii="Times New Roman" w:hAnsi="Times New Roman" w:eastAsia="宋体" w:cs="Times New Roman"/>
                <w:bCs/>
                <w:sz w:val="28"/>
                <w:szCs w:val="28"/>
                <w:highlight w:val="yellow"/>
              </w:rPr>
              <w:t>技术</w:t>
            </w:r>
            <w:r>
              <w:rPr>
                <w:rFonts w:ascii="Times New Roman" w:hAnsi="Times New Roman" w:eastAsia="宋体" w:cs="Times New Roman"/>
                <w:bCs/>
                <w:sz w:val="28"/>
                <w:szCs w:val="28"/>
              </w:rPr>
              <w:t>合同文档</w:t>
            </w:r>
          </w:p>
        </w:tc>
        <w:tc>
          <w:tcPr>
            <w:tcW w:w="1922" w:type="dxa"/>
            <w:vMerge w:val="restart"/>
            <w:vAlign w:val="center"/>
          </w:tcPr>
          <w:p w14:paraId="6EF164DF">
            <w:pPr>
              <w:jc w:val="center"/>
              <w:rPr>
                <w:rFonts w:ascii="Times New Roman" w:hAnsi="Times New Roman" w:eastAsia="宋体" w:cs="Times New Roman"/>
                <w:bCs/>
                <w:sz w:val="28"/>
                <w:szCs w:val="28"/>
                <w:highlight w:val="green"/>
              </w:rPr>
            </w:pPr>
            <w:r>
              <w:rPr>
                <w:rFonts w:ascii="Times New Roman" w:hAnsi="Times New Roman" w:eastAsia="宋体" w:cs="Times New Roman"/>
                <w:bCs/>
                <w:sz w:val="28"/>
                <w:szCs w:val="28"/>
              </w:rPr>
              <w:t>公开</w:t>
            </w:r>
          </w:p>
        </w:tc>
      </w:tr>
      <w:tr w14:paraId="7DA7AF59">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c>
          <w:tcPr>
            <w:tcW w:w="6374" w:type="dxa"/>
          </w:tcPr>
          <w:p w14:paraId="4913620F">
            <w:pPr>
              <w:jc w:val="left"/>
              <w:rPr>
                <w:rFonts w:ascii="Times New Roman" w:hAnsi="Times New Roman" w:eastAsia="宋体" w:cs="Times New Roman"/>
                <w:bCs/>
                <w:sz w:val="28"/>
                <w:szCs w:val="28"/>
                <w:highlight w:val="green"/>
              </w:rPr>
            </w:pPr>
            <w:r>
              <w:rPr>
                <w:rFonts w:ascii="Times New Roman" w:hAnsi="Times New Roman" w:eastAsia="宋体" w:cs="Times New Roman"/>
                <w:bCs/>
                <w:sz w:val="28"/>
                <w:szCs w:val="28"/>
              </w:rPr>
              <w:t>报告编号：ZWY2025</w:t>
            </w:r>
            <w:r>
              <w:rPr>
                <w:rFonts w:hint="eastAsia" w:ascii="Times New Roman" w:hAnsi="Times New Roman" w:eastAsia="宋体" w:cs="Times New Roman"/>
                <w:bCs/>
                <w:sz w:val="28"/>
                <w:szCs w:val="28"/>
              </w:rPr>
              <w:t>-</w:t>
            </w:r>
            <w:r>
              <w:rPr>
                <w:rFonts w:ascii="Times New Roman" w:hAnsi="Times New Roman" w:eastAsia="宋体" w:cs="Times New Roman"/>
                <w:bCs/>
                <w:sz w:val="28"/>
                <w:szCs w:val="28"/>
              </w:rPr>
              <w:t>001</w:t>
            </w:r>
            <w:r>
              <w:rPr>
                <w:rFonts w:hint="eastAsia" w:ascii="Times New Roman" w:hAnsi="Times New Roman" w:eastAsia="宋体" w:cs="Times New Roman"/>
                <w:bCs/>
                <w:sz w:val="28"/>
                <w:szCs w:val="28"/>
              </w:rPr>
              <w:t>_</w:t>
            </w:r>
            <w:r>
              <w:rPr>
                <w:rFonts w:ascii="Times New Roman" w:hAnsi="Times New Roman" w:eastAsia="宋体" w:cs="Times New Roman"/>
                <w:bCs/>
                <w:sz w:val="28"/>
                <w:szCs w:val="28"/>
              </w:rPr>
              <w:t>JSHT030</w:t>
            </w:r>
          </w:p>
        </w:tc>
        <w:tc>
          <w:tcPr>
            <w:tcW w:w="1922" w:type="dxa"/>
            <w:vMerge w:val="continue"/>
          </w:tcPr>
          <w:p w14:paraId="07A5C5F3">
            <w:pPr>
              <w:jc w:val="right"/>
              <w:rPr>
                <w:rFonts w:ascii="Times New Roman" w:hAnsi="Times New Roman" w:eastAsia="宋体" w:cs="Times New Roman"/>
                <w:bCs/>
                <w:sz w:val="28"/>
                <w:szCs w:val="28"/>
                <w:highlight w:val="green"/>
              </w:rPr>
            </w:pPr>
          </w:p>
        </w:tc>
      </w:tr>
    </w:tbl>
    <w:p w14:paraId="24FEF2C1">
      <w:pPr>
        <w:spacing w:before="240" w:after="60"/>
        <w:jc w:val="center"/>
        <w:rPr>
          <w:rFonts w:ascii="Times New Roman" w:hAnsi="Times New Roman" w:eastAsia="黑体" w:cs="Times New Roman"/>
          <w:b/>
          <w:bCs/>
          <w:sz w:val="40"/>
          <w:szCs w:val="32"/>
        </w:rPr>
      </w:pPr>
    </w:p>
    <w:p w14:paraId="63B38EAF">
      <w:pPr>
        <w:spacing w:before="240" w:after="60"/>
        <w:jc w:val="center"/>
        <w:rPr>
          <w:rFonts w:ascii="Times New Roman" w:hAnsi="Times New Roman" w:eastAsia="黑体" w:cs="Times New Roman"/>
          <w:b/>
          <w:bCs/>
          <w:sz w:val="40"/>
          <w:szCs w:val="32"/>
        </w:rPr>
      </w:pPr>
    </w:p>
    <w:p w14:paraId="7A75AEBB">
      <w:pPr>
        <w:spacing w:before="240" w:after="60"/>
        <w:jc w:val="center"/>
        <w:rPr>
          <w:rFonts w:ascii="Times New Roman" w:hAnsi="Times New Roman" w:eastAsia="黑体" w:cs="Times New Roman"/>
          <w:b/>
          <w:bCs/>
          <w:sz w:val="40"/>
          <w:szCs w:val="32"/>
        </w:rPr>
      </w:pPr>
    </w:p>
    <w:p w14:paraId="0FBD3000">
      <w:pPr>
        <w:spacing w:line="720" w:lineRule="auto"/>
        <w:jc w:val="center"/>
        <w:rPr>
          <w:rFonts w:ascii="Times New Roman" w:hAnsi="Times New Roman" w:eastAsia="黑体" w:cs="Times New Roman"/>
          <w:b/>
          <w:bCs/>
          <w:sz w:val="48"/>
          <w:szCs w:val="48"/>
        </w:rPr>
      </w:pPr>
      <w:r>
        <w:rPr>
          <w:rFonts w:ascii="Times New Roman" w:hAnsi="Times New Roman" w:eastAsia="黑体" w:cs="Times New Roman"/>
          <w:b/>
          <w:bCs/>
          <w:sz w:val="48"/>
          <w:szCs w:val="48"/>
          <w:highlight w:val="green"/>
        </w:rPr>
        <w:t>《XXXX</w:t>
      </w:r>
      <w:r>
        <w:rPr>
          <w:rFonts w:hint="eastAsia" w:ascii="Times New Roman" w:hAnsi="Times New Roman" w:eastAsia="黑体" w:cs="Times New Roman"/>
          <w:b/>
          <w:bCs/>
          <w:sz w:val="48"/>
          <w:szCs w:val="48"/>
          <w:highlight w:val="green"/>
        </w:rPr>
        <w:t>项目</w:t>
      </w:r>
      <w:r>
        <w:rPr>
          <w:rFonts w:ascii="Times New Roman" w:hAnsi="Times New Roman" w:eastAsia="黑体" w:cs="Times New Roman"/>
          <w:b/>
          <w:bCs/>
          <w:sz w:val="48"/>
          <w:szCs w:val="48"/>
          <w:highlight w:val="green"/>
        </w:rPr>
        <w:t>》XX</w:t>
      </w:r>
      <w:r>
        <w:rPr>
          <w:rFonts w:hint="eastAsia" w:ascii="Times New Roman" w:hAnsi="Times New Roman" w:eastAsia="黑体" w:cs="Times New Roman"/>
          <w:b/>
          <w:bCs/>
          <w:sz w:val="48"/>
          <w:szCs w:val="48"/>
        </w:rPr>
        <w:t>里程碑</w:t>
      </w:r>
    </w:p>
    <w:p w14:paraId="67E73169">
      <w:pPr>
        <w:spacing w:line="360" w:lineRule="auto"/>
        <w:jc w:val="center"/>
        <w:rPr>
          <w:rFonts w:ascii="Times New Roman" w:hAnsi="Times New Roman" w:eastAsia="黑体" w:cs="Times New Roman"/>
          <w:b/>
          <w:bCs/>
          <w:sz w:val="48"/>
          <w:szCs w:val="48"/>
        </w:rPr>
      </w:pPr>
      <w:r>
        <w:rPr>
          <w:rFonts w:ascii="Times New Roman" w:hAnsi="Times New Roman" w:eastAsia="黑体" w:cs="Times New Roman"/>
          <w:b/>
          <w:bCs/>
          <w:sz w:val="48"/>
          <w:szCs w:val="48"/>
        </w:rPr>
        <w:t>以六面体为主的边界层混合网格生成算法模块理论报告</w:t>
      </w:r>
    </w:p>
    <w:p w14:paraId="2B5F78F0">
      <w:pPr>
        <w:spacing w:line="360" w:lineRule="auto"/>
        <w:jc w:val="center"/>
        <w:rPr>
          <w:rFonts w:ascii="Times New Roman" w:hAnsi="Times New Roman" w:eastAsia="黑体" w:cs="Times New Roman"/>
          <w:b/>
          <w:bCs/>
          <w:sz w:val="56"/>
          <w:szCs w:val="56"/>
        </w:rPr>
      </w:pPr>
    </w:p>
    <w:tbl>
      <w:tblPr>
        <w:tblStyle w:val="29"/>
        <w:tblW w:w="5000" w:type="pct"/>
        <w:jc w:val="center"/>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Layout w:type="autofit"/>
        <w:tblCellMar>
          <w:top w:w="0" w:type="dxa"/>
          <w:left w:w="108" w:type="dxa"/>
          <w:bottom w:w="0" w:type="dxa"/>
          <w:right w:w="108" w:type="dxa"/>
        </w:tblCellMar>
      </w:tblPr>
      <w:tblGrid>
        <w:gridCol w:w="2183"/>
        <w:gridCol w:w="2182"/>
        <w:gridCol w:w="1895"/>
        <w:gridCol w:w="2262"/>
      </w:tblGrid>
      <w:tr w14:paraId="31AE3BE4">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1281" w:type="pct"/>
            <w:vAlign w:val="center"/>
          </w:tcPr>
          <w:p w14:paraId="08AF6954">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编写：</w:t>
            </w:r>
          </w:p>
        </w:tc>
        <w:tc>
          <w:tcPr>
            <w:tcW w:w="1280" w:type="pct"/>
            <w:vAlign w:val="center"/>
          </w:tcPr>
          <w:p w14:paraId="4C6882B2">
            <w:pPr>
              <w:spacing w:line="360" w:lineRule="auto"/>
              <w:jc w:val="center"/>
              <w:rPr>
                <w:rFonts w:ascii="Times New Roman" w:hAnsi="Times New Roman" w:eastAsia="宋体" w:cs="Times New Roman"/>
                <w:bCs/>
                <w:sz w:val="28"/>
                <w:szCs w:val="28"/>
              </w:rPr>
            </w:pPr>
          </w:p>
        </w:tc>
        <w:tc>
          <w:tcPr>
            <w:tcW w:w="1112" w:type="pct"/>
            <w:vAlign w:val="center"/>
          </w:tcPr>
          <w:p w14:paraId="606AD5EE">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日期：</w:t>
            </w:r>
          </w:p>
        </w:tc>
        <w:tc>
          <w:tcPr>
            <w:tcW w:w="1328" w:type="pct"/>
            <w:vAlign w:val="center"/>
          </w:tcPr>
          <w:p w14:paraId="7D9E018B">
            <w:pPr>
              <w:spacing w:line="360" w:lineRule="auto"/>
              <w:jc w:val="center"/>
              <w:rPr>
                <w:rFonts w:ascii="Times New Roman" w:hAnsi="Times New Roman" w:eastAsia="宋体" w:cs="Times New Roman"/>
                <w:bCs/>
                <w:sz w:val="28"/>
                <w:szCs w:val="28"/>
              </w:rPr>
            </w:pPr>
          </w:p>
        </w:tc>
      </w:tr>
      <w:tr w14:paraId="7FBDCE5C">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1281" w:type="pct"/>
            <w:vAlign w:val="center"/>
          </w:tcPr>
          <w:p w14:paraId="043C6031">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校对：</w:t>
            </w:r>
          </w:p>
        </w:tc>
        <w:tc>
          <w:tcPr>
            <w:tcW w:w="1280" w:type="pct"/>
            <w:vAlign w:val="center"/>
          </w:tcPr>
          <w:p w14:paraId="1B42DA6C">
            <w:pPr>
              <w:spacing w:line="360" w:lineRule="auto"/>
              <w:jc w:val="center"/>
              <w:rPr>
                <w:rFonts w:ascii="Times New Roman" w:hAnsi="Times New Roman" w:eastAsia="宋体" w:cs="Times New Roman"/>
                <w:bCs/>
                <w:sz w:val="28"/>
                <w:szCs w:val="28"/>
              </w:rPr>
            </w:pPr>
          </w:p>
        </w:tc>
        <w:tc>
          <w:tcPr>
            <w:tcW w:w="1112" w:type="pct"/>
            <w:vAlign w:val="center"/>
          </w:tcPr>
          <w:p w14:paraId="6EC21190">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日期：</w:t>
            </w:r>
          </w:p>
        </w:tc>
        <w:tc>
          <w:tcPr>
            <w:tcW w:w="1328" w:type="pct"/>
            <w:vAlign w:val="center"/>
          </w:tcPr>
          <w:p w14:paraId="2628A139">
            <w:pPr>
              <w:spacing w:line="360" w:lineRule="auto"/>
              <w:jc w:val="center"/>
              <w:rPr>
                <w:rFonts w:ascii="Times New Roman" w:hAnsi="Times New Roman" w:eastAsia="宋体" w:cs="Times New Roman"/>
                <w:bCs/>
                <w:sz w:val="28"/>
                <w:szCs w:val="28"/>
              </w:rPr>
            </w:pPr>
          </w:p>
        </w:tc>
      </w:tr>
      <w:tr w14:paraId="0B464BF9">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1281" w:type="pct"/>
            <w:vAlign w:val="center"/>
          </w:tcPr>
          <w:p w14:paraId="2FA2AAA4">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审核：</w:t>
            </w:r>
          </w:p>
        </w:tc>
        <w:tc>
          <w:tcPr>
            <w:tcW w:w="1280" w:type="pct"/>
            <w:vAlign w:val="center"/>
          </w:tcPr>
          <w:p w14:paraId="0E791BF0">
            <w:pPr>
              <w:spacing w:line="360" w:lineRule="auto"/>
              <w:jc w:val="center"/>
              <w:rPr>
                <w:rFonts w:ascii="Times New Roman" w:hAnsi="Times New Roman" w:eastAsia="宋体" w:cs="Times New Roman"/>
                <w:bCs/>
                <w:sz w:val="28"/>
                <w:szCs w:val="28"/>
              </w:rPr>
            </w:pPr>
          </w:p>
        </w:tc>
        <w:tc>
          <w:tcPr>
            <w:tcW w:w="1112" w:type="pct"/>
            <w:vAlign w:val="center"/>
          </w:tcPr>
          <w:p w14:paraId="57318F2B">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日期：</w:t>
            </w:r>
          </w:p>
        </w:tc>
        <w:tc>
          <w:tcPr>
            <w:tcW w:w="1328" w:type="pct"/>
            <w:vAlign w:val="center"/>
          </w:tcPr>
          <w:p w14:paraId="234E3B51">
            <w:pPr>
              <w:spacing w:line="360" w:lineRule="auto"/>
              <w:jc w:val="center"/>
              <w:rPr>
                <w:rFonts w:ascii="Times New Roman" w:hAnsi="Times New Roman" w:eastAsia="宋体" w:cs="Times New Roman"/>
                <w:bCs/>
                <w:sz w:val="28"/>
                <w:szCs w:val="28"/>
              </w:rPr>
            </w:pPr>
          </w:p>
        </w:tc>
      </w:tr>
      <w:tr w14:paraId="7B1D7B47">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1281" w:type="pct"/>
            <w:vAlign w:val="center"/>
          </w:tcPr>
          <w:p w14:paraId="22DD561E">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标准化：</w:t>
            </w:r>
          </w:p>
        </w:tc>
        <w:tc>
          <w:tcPr>
            <w:tcW w:w="1280" w:type="pct"/>
            <w:vAlign w:val="center"/>
          </w:tcPr>
          <w:p w14:paraId="203D7B64">
            <w:pPr>
              <w:spacing w:line="360" w:lineRule="auto"/>
              <w:jc w:val="center"/>
              <w:rPr>
                <w:rFonts w:ascii="Times New Roman" w:hAnsi="Times New Roman" w:eastAsia="宋体" w:cs="Times New Roman"/>
                <w:bCs/>
                <w:sz w:val="28"/>
                <w:szCs w:val="28"/>
              </w:rPr>
            </w:pPr>
          </w:p>
        </w:tc>
        <w:tc>
          <w:tcPr>
            <w:tcW w:w="1112" w:type="pct"/>
            <w:vAlign w:val="center"/>
          </w:tcPr>
          <w:p w14:paraId="71B37189">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日期：</w:t>
            </w:r>
          </w:p>
        </w:tc>
        <w:tc>
          <w:tcPr>
            <w:tcW w:w="1328" w:type="pct"/>
            <w:vAlign w:val="center"/>
          </w:tcPr>
          <w:p w14:paraId="0C17762E">
            <w:pPr>
              <w:spacing w:line="360" w:lineRule="auto"/>
              <w:jc w:val="center"/>
              <w:rPr>
                <w:rFonts w:ascii="Times New Roman" w:hAnsi="Times New Roman" w:eastAsia="宋体" w:cs="Times New Roman"/>
                <w:bCs/>
                <w:sz w:val="28"/>
                <w:szCs w:val="28"/>
              </w:rPr>
            </w:pPr>
          </w:p>
        </w:tc>
      </w:tr>
      <w:tr w14:paraId="40D0057C">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1281" w:type="pct"/>
            <w:vAlign w:val="center"/>
          </w:tcPr>
          <w:p w14:paraId="350F5851">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批准：</w:t>
            </w:r>
          </w:p>
        </w:tc>
        <w:tc>
          <w:tcPr>
            <w:tcW w:w="1280" w:type="pct"/>
            <w:vAlign w:val="center"/>
          </w:tcPr>
          <w:p w14:paraId="28BBE947">
            <w:pPr>
              <w:spacing w:line="360" w:lineRule="auto"/>
              <w:jc w:val="center"/>
              <w:rPr>
                <w:rFonts w:ascii="Times New Roman" w:hAnsi="Times New Roman" w:eastAsia="宋体" w:cs="Times New Roman"/>
                <w:bCs/>
                <w:sz w:val="28"/>
                <w:szCs w:val="28"/>
              </w:rPr>
            </w:pPr>
          </w:p>
        </w:tc>
        <w:tc>
          <w:tcPr>
            <w:tcW w:w="1112" w:type="pct"/>
            <w:vAlign w:val="center"/>
          </w:tcPr>
          <w:p w14:paraId="4BF11811">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日期：</w:t>
            </w:r>
          </w:p>
        </w:tc>
        <w:tc>
          <w:tcPr>
            <w:tcW w:w="1328" w:type="pct"/>
            <w:vAlign w:val="center"/>
          </w:tcPr>
          <w:p w14:paraId="7B3524C1">
            <w:pPr>
              <w:spacing w:line="360" w:lineRule="auto"/>
              <w:jc w:val="center"/>
              <w:rPr>
                <w:rFonts w:ascii="Times New Roman" w:hAnsi="Times New Roman" w:eastAsia="宋体" w:cs="Times New Roman"/>
                <w:bCs/>
                <w:sz w:val="28"/>
                <w:szCs w:val="28"/>
              </w:rPr>
            </w:pPr>
          </w:p>
        </w:tc>
      </w:tr>
      <w:tr w14:paraId="53CA23ED">
        <w:tblPrEx>
          <w:tblBorders>
            <w:top w:val="single" w:color="F1F1F1" w:themeColor="background1" w:themeShade="F2" w:sz="2" w:space="0"/>
            <w:left w:val="single" w:color="F1F1F1" w:themeColor="background1" w:themeShade="F2" w:sz="2" w:space="0"/>
            <w:bottom w:val="single" w:color="F1F1F1" w:themeColor="background1" w:themeShade="F2" w:sz="2" w:space="0"/>
            <w:right w:val="single" w:color="F1F1F1" w:themeColor="background1" w:themeShade="F2" w:sz="2" w:space="0"/>
            <w:insideH w:val="single" w:color="F1F1F1" w:themeColor="background1" w:themeShade="F2" w:sz="2" w:space="0"/>
            <w:insideV w:val="single" w:color="F1F1F1" w:themeColor="background1" w:themeShade="F2" w:sz="2" w:space="0"/>
          </w:tblBorders>
          <w:tblCellMar>
            <w:top w:w="0" w:type="dxa"/>
            <w:left w:w="108" w:type="dxa"/>
            <w:bottom w:w="0" w:type="dxa"/>
            <w:right w:w="108" w:type="dxa"/>
          </w:tblCellMar>
        </w:tblPrEx>
        <w:trPr>
          <w:trHeight w:val="794" w:hRule="atLeast"/>
          <w:jc w:val="center"/>
        </w:trPr>
        <w:tc>
          <w:tcPr>
            <w:tcW w:w="5000" w:type="pct"/>
            <w:gridSpan w:val="4"/>
            <w:vAlign w:val="center"/>
          </w:tcPr>
          <w:p w14:paraId="076F4C2E">
            <w:pPr>
              <w:spacing w:line="360" w:lineRule="auto"/>
              <w:jc w:val="center"/>
              <w:rPr>
                <w:rFonts w:ascii="Times New Roman" w:hAnsi="Times New Roman" w:eastAsia="宋体" w:cs="Times New Roman"/>
                <w:bCs/>
                <w:sz w:val="28"/>
                <w:szCs w:val="28"/>
              </w:rPr>
            </w:pPr>
            <w:r>
              <w:rPr>
                <w:rFonts w:ascii="Times New Roman" w:hAnsi="Times New Roman" w:eastAsia="宋体" w:cs="Times New Roman"/>
                <w:bCs/>
                <w:sz w:val="28"/>
                <w:szCs w:val="28"/>
              </w:rPr>
              <w:t>总</w:t>
            </w:r>
            <w:r>
              <w:rPr>
                <w:rFonts w:hint="eastAsia" w:ascii="Times New Roman" w:hAnsi="Times New Roman" w:eastAsia="宋体" w:cs="Times New Roman"/>
                <w:bCs/>
                <w:sz w:val="28"/>
                <w:szCs w:val="28"/>
              </w:rPr>
              <w:t>35</w:t>
            </w:r>
            <w:r>
              <w:rPr>
                <w:rFonts w:ascii="Times New Roman" w:hAnsi="Times New Roman" w:eastAsia="宋体" w:cs="Times New Roman"/>
                <w:bCs/>
                <w:sz w:val="28"/>
                <w:szCs w:val="28"/>
              </w:rPr>
              <w:t>页</w:t>
            </w:r>
          </w:p>
        </w:tc>
      </w:tr>
    </w:tbl>
    <w:p w14:paraId="0CD1232D">
      <w:pPr>
        <w:spacing w:line="360" w:lineRule="auto"/>
        <w:jc w:val="center"/>
        <w:rPr>
          <w:rFonts w:ascii="Times New Roman" w:hAnsi="Times New Roman" w:eastAsia="黑体" w:cs="Times New Roman"/>
          <w:b/>
          <w:bCs/>
          <w:sz w:val="56"/>
          <w:szCs w:val="56"/>
        </w:rPr>
      </w:pPr>
    </w:p>
    <w:p w14:paraId="4E3F3449">
      <w:pPr>
        <w:adjustRightInd w:val="0"/>
        <w:snapToGrid w:val="0"/>
        <w:spacing w:before="78" w:beforeLines="25" w:after="78" w:afterLines="25"/>
        <w:ind w:left="317" w:hanging="324"/>
        <w:jc w:val="center"/>
        <w:rPr>
          <w:rFonts w:ascii="Times New Roman" w:hAnsi="Times New Roman" w:eastAsia="黑体" w:cs="Times New Roman"/>
          <w:b/>
          <w:bCs/>
          <w:sz w:val="40"/>
          <w:szCs w:val="40"/>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r>
        <w:rPr>
          <w:rFonts w:hint="eastAsia" w:ascii="Times New Roman" w:hAnsi="Times New Roman" w:eastAsia="黑体" w:cs="Times New Roman"/>
          <w:b/>
          <w:bCs/>
          <w:sz w:val="40"/>
          <w:szCs w:val="40"/>
          <w:highlight w:val="green"/>
        </w:rPr>
        <w:t>浙江大学</w:t>
      </w:r>
      <w:r>
        <w:rPr>
          <w:rFonts w:ascii="Times New Roman" w:hAnsi="Times New Roman" w:eastAsia="黑体" w:cs="Times New Roman"/>
          <w:b/>
          <w:bCs/>
          <w:sz w:val="40"/>
          <w:szCs w:val="40"/>
          <w:highlight w:val="green"/>
        </w:rPr>
        <w:t>XX</w:t>
      </w:r>
      <w:r>
        <w:rPr>
          <w:rFonts w:hint="eastAsia" w:ascii="Times New Roman" w:hAnsi="Times New Roman" w:eastAsia="黑体" w:cs="Times New Roman"/>
          <w:b/>
          <w:bCs/>
          <w:sz w:val="40"/>
          <w:szCs w:val="40"/>
          <w:highlight w:val="green"/>
        </w:rPr>
        <w:t>团队</w:t>
      </w:r>
    </w:p>
    <w:p w14:paraId="69C5C489">
      <w:pPr>
        <w:keepNext/>
        <w:keepLines/>
        <w:spacing w:before="312" w:beforeLines="100" w:after="156" w:afterLines="50" w:line="360" w:lineRule="auto"/>
        <w:jc w:val="center"/>
        <w:rPr>
          <w:rFonts w:ascii="Times New Roman" w:hAnsi="Times New Roman" w:eastAsia="黑体" w:cs="Times New Roman"/>
          <w:b/>
          <w:bCs/>
          <w:kern w:val="44"/>
          <w:sz w:val="36"/>
          <w:szCs w:val="48"/>
        </w:rPr>
      </w:pPr>
      <w:r>
        <w:rPr>
          <w:rFonts w:ascii="Times New Roman" w:hAnsi="Times New Roman" w:eastAsia="黑体" w:cs="Times New Roman"/>
          <w:b/>
          <w:bCs/>
          <w:kern w:val="44"/>
          <w:sz w:val="36"/>
          <w:szCs w:val="48"/>
        </w:rPr>
        <w:t>修改页</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1842"/>
        <w:gridCol w:w="1701"/>
        <w:gridCol w:w="3198"/>
      </w:tblGrid>
      <w:tr w14:paraId="37D2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296" w:type="dxa"/>
            <w:gridSpan w:val="4"/>
            <w:vAlign w:val="center"/>
          </w:tcPr>
          <w:p w14:paraId="6311AAD0">
            <w:pPr>
              <w:keepNext/>
              <w:keepLines/>
              <w:spacing w:line="276" w:lineRule="auto"/>
              <w:jc w:val="left"/>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1.文档名称：以六面体为主的边界层混合网格生成算法模块</w:t>
            </w:r>
            <w:r>
              <w:rPr>
                <w:rFonts w:hint="eastAsia" w:ascii="Times New Roman" w:hAnsi="Times New Roman" w:eastAsia="宋体" w:cs="Times New Roman"/>
                <w:bCs/>
                <w:kern w:val="44"/>
                <w:sz w:val="24"/>
                <w:szCs w:val="24"/>
              </w:rPr>
              <w:t>理论报告</w:t>
            </w:r>
          </w:p>
        </w:tc>
      </w:tr>
      <w:tr w14:paraId="3C15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2D523F6B">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2.文档版本</w:t>
            </w:r>
          </w:p>
        </w:tc>
        <w:tc>
          <w:tcPr>
            <w:tcW w:w="1842" w:type="dxa"/>
            <w:vAlign w:val="center"/>
          </w:tcPr>
          <w:p w14:paraId="4757B108">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3.修改时间</w:t>
            </w:r>
          </w:p>
        </w:tc>
        <w:tc>
          <w:tcPr>
            <w:tcW w:w="1701" w:type="dxa"/>
            <w:vAlign w:val="center"/>
          </w:tcPr>
          <w:p w14:paraId="0A2F4C7D">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4.修改人</w:t>
            </w:r>
          </w:p>
        </w:tc>
        <w:tc>
          <w:tcPr>
            <w:tcW w:w="3198" w:type="dxa"/>
            <w:vAlign w:val="center"/>
          </w:tcPr>
          <w:p w14:paraId="5395FCF3">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5.修改内容</w:t>
            </w:r>
          </w:p>
        </w:tc>
      </w:tr>
      <w:tr w14:paraId="5746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45B786CB">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V0.1</w:t>
            </w:r>
          </w:p>
        </w:tc>
        <w:tc>
          <w:tcPr>
            <w:tcW w:w="1842" w:type="dxa"/>
            <w:vAlign w:val="center"/>
          </w:tcPr>
          <w:p w14:paraId="2CBAFB01">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2026</w:t>
            </w:r>
            <w:r>
              <w:rPr>
                <w:rFonts w:hint="eastAsia" w:ascii="Times New Roman" w:hAnsi="Times New Roman" w:eastAsia="宋体" w:cs="Times New Roman"/>
                <w:bCs/>
                <w:kern w:val="44"/>
                <w:sz w:val="24"/>
                <w:szCs w:val="24"/>
              </w:rPr>
              <w:t>.</w:t>
            </w:r>
            <w:r>
              <w:rPr>
                <w:rFonts w:ascii="Times New Roman" w:hAnsi="Times New Roman" w:eastAsia="宋体" w:cs="Times New Roman"/>
                <w:bCs/>
                <w:kern w:val="44"/>
                <w:sz w:val="24"/>
                <w:szCs w:val="24"/>
              </w:rPr>
              <w:t>6</w:t>
            </w:r>
            <w:r>
              <w:rPr>
                <w:rFonts w:hint="eastAsia" w:ascii="Times New Roman" w:hAnsi="Times New Roman" w:eastAsia="宋体" w:cs="Times New Roman"/>
                <w:bCs/>
                <w:kern w:val="44"/>
                <w:sz w:val="24"/>
                <w:szCs w:val="24"/>
              </w:rPr>
              <w:t>.</w:t>
            </w:r>
            <w:r>
              <w:rPr>
                <w:rFonts w:ascii="Times New Roman" w:hAnsi="Times New Roman" w:eastAsia="宋体" w:cs="Times New Roman"/>
                <w:bCs/>
                <w:kern w:val="44"/>
                <w:sz w:val="24"/>
                <w:szCs w:val="24"/>
              </w:rPr>
              <w:t>16</w:t>
            </w:r>
          </w:p>
        </w:tc>
        <w:tc>
          <w:tcPr>
            <w:tcW w:w="1701" w:type="dxa"/>
            <w:vAlign w:val="center"/>
          </w:tcPr>
          <w:p w14:paraId="1C3C265D">
            <w:pPr>
              <w:keepNext/>
              <w:keepLines/>
              <w:spacing w:line="276" w:lineRule="auto"/>
              <w:jc w:val="center"/>
              <w:rPr>
                <w:rFonts w:ascii="Times New Roman" w:hAnsi="Times New Roman" w:eastAsia="宋体" w:cs="Times New Roman"/>
                <w:bCs/>
                <w:kern w:val="44"/>
                <w:sz w:val="24"/>
                <w:szCs w:val="24"/>
              </w:rPr>
            </w:pPr>
            <w:r>
              <w:rPr>
                <w:rFonts w:hint="eastAsia" w:ascii="Times New Roman" w:hAnsi="Times New Roman" w:eastAsia="宋体" w:cs="Times New Roman"/>
                <w:bCs/>
                <w:kern w:val="44"/>
                <w:sz w:val="24"/>
                <w:szCs w:val="24"/>
              </w:rPr>
              <w:t>吴佳怡</w:t>
            </w:r>
          </w:p>
        </w:tc>
        <w:tc>
          <w:tcPr>
            <w:tcW w:w="3198" w:type="dxa"/>
            <w:vAlign w:val="center"/>
          </w:tcPr>
          <w:p w14:paraId="4A987ED3">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创建</w:t>
            </w:r>
          </w:p>
        </w:tc>
      </w:tr>
      <w:tr w14:paraId="1237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3AE9CFB1">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V0.4</w:t>
            </w:r>
          </w:p>
        </w:tc>
        <w:tc>
          <w:tcPr>
            <w:tcW w:w="1842" w:type="dxa"/>
            <w:vAlign w:val="center"/>
          </w:tcPr>
          <w:p w14:paraId="36D17E9C">
            <w:pPr>
              <w:keepNext/>
              <w:keepLines/>
              <w:spacing w:line="276" w:lineRule="auto"/>
              <w:jc w:val="center"/>
              <w:rPr>
                <w:rFonts w:ascii="Times New Roman" w:hAnsi="Times New Roman" w:eastAsia="宋体" w:cs="Times New Roman"/>
                <w:bCs/>
                <w:kern w:val="44"/>
                <w:sz w:val="24"/>
                <w:szCs w:val="24"/>
              </w:rPr>
            </w:pPr>
          </w:p>
        </w:tc>
        <w:tc>
          <w:tcPr>
            <w:tcW w:w="1701" w:type="dxa"/>
            <w:vAlign w:val="center"/>
          </w:tcPr>
          <w:p w14:paraId="1DF30130">
            <w:pPr>
              <w:keepNext/>
              <w:keepLines/>
              <w:spacing w:line="276" w:lineRule="auto"/>
              <w:jc w:val="center"/>
              <w:rPr>
                <w:rFonts w:ascii="Times New Roman" w:hAnsi="Times New Roman" w:eastAsia="宋体" w:cs="Times New Roman"/>
                <w:bCs/>
                <w:kern w:val="44"/>
                <w:sz w:val="24"/>
                <w:szCs w:val="24"/>
              </w:rPr>
            </w:pPr>
          </w:p>
        </w:tc>
        <w:tc>
          <w:tcPr>
            <w:tcW w:w="3198" w:type="dxa"/>
            <w:vAlign w:val="center"/>
          </w:tcPr>
          <w:p w14:paraId="0E81521A">
            <w:pPr>
              <w:keepNext/>
              <w:keepLines/>
              <w:spacing w:line="276" w:lineRule="auto"/>
              <w:jc w:val="center"/>
              <w:rPr>
                <w:rFonts w:ascii="Times New Roman" w:hAnsi="Times New Roman" w:eastAsia="宋体" w:cs="Times New Roman"/>
                <w:bCs/>
                <w:kern w:val="44"/>
                <w:sz w:val="24"/>
                <w:szCs w:val="24"/>
              </w:rPr>
            </w:pPr>
          </w:p>
        </w:tc>
      </w:tr>
      <w:tr w14:paraId="2C14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555" w:type="dxa"/>
            <w:vAlign w:val="center"/>
          </w:tcPr>
          <w:p w14:paraId="71FA67FB">
            <w:pPr>
              <w:keepNext/>
              <w:keepLines/>
              <w:spacing w:line="276" w:lineRule="auto"/>
              <w:jc w:val="center"/>
              <w:rPr>
                <w:rFonts w:ascii="Times New Roman" w:hAnsi="Times New Roman" w:eastAsia="宋体" w:cs="Times New Roman"/>
                <w:bCs/>
                <w:kern w:val="44"/>
                <w:sz w:val="24"/>
                <w:szCs w:val="24"/>
              </w:rPr>
            </w:pPr>
            <w:r>
              <w:rPr>
                <w:rFonts w:ascii="Times New Roman" w:hAnsi="Times New Roman" w:eastAsia="宋体" w:cs="Times New Roman"/>
                <w:bCs/>
                <w:kern w:val="44"/>
                <w:sz w:val="24"/>
                <w:szCs w:val="24"/>
              </w:rPr>
              <w:t>V1.0</w:t>
            </w:r>
          </w:p>
        </w:tc>
        <w:tc>
          <w:tcPr>
            <w:tcW w:w="1842" w:type="dxa"/>
            <w:vAlign w:val="center"/>
          </w:tcPr>
          <w:p w14:paraId="2E7400F8">
            <w:pPr>
              <w:keepNext/>
              <w:keepLines/>
              <w:spacing w:line="276" w:lineRule="auto"/>
              <w:jc w:val="center"/>
              <w:rPr>
                <w:rFonts w:ascii="Times New Roman" w:hAnsi="Times New Roman" w:eastAsia="宋体" w:cs="Times New Roman"/>
                <w:bCs/>
                <w:kern w:val="44"/>
                <w:sz w:val="24"/>
                <w:szCs w:val="24"/>
              </w:rPr>
            </w:pPr>
          </w:p>
        </w:tc>
        <w:tc>
          <w:tcPr>
            <w:tcW w:w="1701" w:type="dxa"/>
            <w:vAlign w:val="center"/>
          </w:tcPr>
          <w:p w14:paraId="3355FC71">
            <w:pPr>
              <w:keepNext/>
              <w:keepLines/>
              <w:spacing w:line="276" w:lineRule="auto"/>
              <w:jc w:val="center"/>
              <w:rPr>
                <w:rFonts w:ascii="Times New Roman" w:hAnsi="Times New Roman" w:eastAsia="宋体" w:cs="Times New Roman"/>
                <w:bCs/>
                <w:kern w:val="44"/>
                <w:sz w:val="24"/>
                <w:szCs w:val="24"/>
              </w:rPr>
            </w:pPr>
          </w:p>
        </w:tc>
        <w:tc>
          <w:tcPr>
            <w:tcW w:w="3198" w:type="dxa"/>
            <w:vAlign w:val="center"/>
          </w:tcPr>
          <w:p w14:paraId="04C2466F">
            <w:pPr>
              <w:keepNext/>
              <w:keepLines/>
              <w:spacing w:line="276" w:lineRule="auto"/>
              <w:jc w:val="center"/>
              <w:rPr>
                <w:rFonts w:ascii="Times New Roman" w:hAnsi="Times New Roman" w:eastAsia="宋体" w:cs="Times New Roman"/>
                <w:bCs/>
                <w:kern w:val="44"/>
                <w:sz w:val="24"/>
                <w:szCs w:val="24"/>
              </w:rPr>
            </w:pPr>
          </w:p>
        </w:tc>
      </w:tr>
    </w:tbl>
    <w:p w14:paraId="321BB2FE">
      <w:pPr>
        <w:keepNext/>
        <w:keepLines/>
        <w:spacing w:before="312" w:beforeLines="100" w:after="156" w:afterLines="50" w:line="360" w:lineRule="auto"/>
        <w:jc w:val="center"/>
        <w:rPr>
          <w:rFonts w:ascii="Times New Roman" w:hAnsi="Times New Roman" w:eastAsia="黑体" w:cs="Times New Roman"/>
          <w:b/>
          <w:bCs/>
          <w:kern w:val="44"/>
          <w:sz w:val="36"/>
          <w:szCs w:val="48"/>
        </w:rPr>
        <w:sectPr>
          <w:pgSz w:w="11906" w:h="16838"/>
          <w:pgMar w:top="1440" w:right="1800" w:bottom="1440" w:left="1800" w:header="851" w:footer="992" w:gutter="0"/>
          <w:cols w:space="425" w:num="1"/>
          <w:docGrid w:type="lines" w:linePitch="312" w:charSpace="0"/>
        </w:sectPr>
      </w:pPr>
    </w:p>
    <w:sdt>
      <w:sdtPr>
        <w:rPr>
          <w:rFonts w:ascii="Times New Roman" w:hAnsi="Times New Roman" w:eastAsia="黑体" w:cs="Times New Roman"/>
          <w:color w:val="auto"/>
          <w:kern w:val="2"/>
          <w:sz w:val="21"/>
          <w:szCs w:val="22"/>
          <w:lang w:val="zh-CN"/>
        </w:rPr>
        <w:id w:val="2146621021"/>
        <w:docPartObj>
          <w:docPartGallery w:val="Table of Contents"/>
          <w:docPartUnique/>
        </w:docPartObj>
      </w:sdtPr>
      <w:sdtEndPr>
        <w:rPr>
          <w:rFonts w:ascii="Times New Roman" w:hAnsi="Times New Roman" w:cs="Times New Roman" w:eastAsiaTheme="minorEastAsia"/>
          <w:b/>
          <w:bCs/>
          <w:color w:val="auto"/>
          <w:kern w:val="2"/>
          <w:sz w:val="21"/>
          <w:szCs w:val="22"/>
          <w:lang w:val="zh-CN"/>
        </w:rPr>
      </w:sdtEndPr>
      <w:sdtContent>
        <w:p w14:paraId="6BAE8CEB">
          <w:pPr>
            <w:pStyle w:val="165"/>
            <w:jc w:val="center"/>
            <w:rPr>
              <w:rFonts w:ascii="Times New Roman" w:hAnsi="Times New Roman" w:eastAsia="黑体" w:cs="Times New Roman"/>
              <w:bCs/>
              <w:color w:val="000000" w:themeColor="text1"/>
              <w:sz w:val="36"/>
              <w14:textFill>
                <w14:solidFill>
                  <w14:schemeClr w14:val="tx1"/>
                </w14:solidFill>
              </w14:textFill>
            </w:rPr>
          </w:pPr>
          <w:r>
            <w:rPr>
              <w:rFonts w:ascii="Times New Roman" w:hAnsi="Times New Roman" w:eastAsia="黑体" w:cs="Times New Roman"/>
              <w:bCs/>
              <w:color w:val="000000" w:themeColor="text1"/>
              <w:sz w:val="36"/>
              <w:lang w:val="zh-CN"/>
              <w14:textFill>
                <w14:solidFill>
                  <w14:schemeClr w14:val="tx1"/>
                </w14:solidFill>
              </w14:textFill>
            </w:rPr>
            <w:t>目</w:t>
          </w:r>
          <w:r>
            <w:rPr>
              <w:rFonts w:hint="eastAsia" w:ascii="Times New Roman" w:hAnsi="Times New Roman" w:eastAsia="黑体" w:cs="Times New Roman"/>
              <w:bCs/>
              <w:color w:val="000000" w:themeColor="text1"/>
              <w:sz w:val="36"/>
              <w:lang w:val="zh-CN"/>
              <w14:textFill>
                <w14:solidFill>
                  <w14:schemeClr w14:val="tx1"/>
                </w14:solidFill>
              </w14:textFill>
            </w:rPr>
            <w:t xml:space="preserve">  </w:t>
          </w:r>
          <w:r>
            <w:rPr>
              <w:rFonts w:ascii="Times New Roman" w:hAnsi="Times New Roman" w:eastAsia="黑体" w:cs="Times New Roman"/>
              <w:bCs/>
              <w:color w:val="000000" w:themeColor="text1"/>
              <w:sz w:val="36"/>
              <w:lang w:val="zh-CN"/>
              <w14:textFill>
                <w14:solidFill>
                  <w14:schemeClr w14:val="tx1"/>
                </w14:solidFill>
              </w14:textFill>
            </w:rPr>
            <w:t>录</w:t>
          </w:r>
        </w:p>
        <w:p w14:paraId="609FA865">
          <w:pPr>
            <w:pStyle w:val="17"/>
            <w:tabs>
              <w:tab w:val="left" w:pos="480"/>
              <w:tab w:val="right" w:leader="dot" w:pos="9344"/>
            </w:tabs>
            <w:rPr>
              <w:rFonts w:hint="eastAsia" w:asciiTheme="minorHAnsi" w:hAnsiTheme="minorHAnsi" w:eastAsiaTheme="minorEastAsia" w:cstheme="minorBidi"/>
              <w:sz w:val="22"/>
              <w:szCs w:val="24"/>
              <w14:ligatures w14:val="standardContextual"/>
            </w:rPr>
          </w:pPr>
          <w:r>
            <w:rPr>
              <w:rFonts w:cs="Times New Roman"/>
              <w:sz w:val="28"/>
              <w:szCs w:val="28"/>
            </w:rPr>
            <w:fldChar w:fldCharType="begin"/>
          </w:r>
          <w:r>
            <w:rPr>
              <w:rFonts w:cs="Times New Roman"/>
              <w:sz w:val="28"/>
              <w:szCs w:val="28"/>
            </w:rPr>
            <w:instrText xml:space="preserve"> TOC \o "1-3" \h \z \u </w:instrText>
          </w:r>
          <w:r>
            <w:rPr>
              <w:rFonts w:cs="Times New Roman"/>
              <w:sz w:val="28"/>
              <w:szCs w:val="28"/>
            </w:rPr>
            <w:fldChar w:fldCharType="separate"/>
          </w:r>
          <w:r>
            <w:fldChar w:fldCharType="begin"/>
          </w:r>
          <w:r>
            <w:instrText xml:space="preserve"> HYPERLINK \l "_Toc232613795" </w:instrText>
          </w:r>
          <w:r>
            <w:fldChar w:fldCharType="separate"/>
          </w:r>
          <w:r>
            <w:rPr>
              <w:rStyle w:val="34"/>
              <w:rFonts w:eastAsia="黑体" w:cs="Times New Roman"/>
            </w:rPr>
            <w:t>1</w:t>
          </w:r>
          <w:r>
            <w:rPr>
              <w:rFonts w:hint="eastAsia" w:asciiTheme="minorHAnsi" w:hAnsiTheme="minorHAnsi" w:eastAsiaTheme="minorEastAsia" w:cstheme="minorBidi"/>
              <w:sz w:val="22"/>
              <w:szCs w:val="24"/>
              <w14:ligatures w14:val="standardContextual"/>
            </w:rPr>
            <w:tab/>
          </w:r>
          <w:r>
            <w:rPr>
              <w:rStyle w:val="34"/>
              <w:rFonts w:eastAsia="黑体" w:cs="Times New Roman"/>
            </w:rPr>
            <w:t>概述</w:t>
          </w:r>
          <w:r>
            <w:rPr>
              <w:rFonts w:hint="eastAsia"/>
            </w:rPr>
            <w:tab/>
          </w:r>
          <w:r>
            <w:rPr>
              <w:rFonts w:hint="eastAsia"/>
            </w:rPr>
            <w:fldChar w:fldCharType="begin"/>
          </w:r>
          <w:r>
            <w:rPr>
              <w:rFonts w:hint="eastAsia"/>
            </w:rPr>
            <w:instrText xml:space="preserve"> </w:instrText>
          </w:r>
          <w:r>
            <w:instrText xml:space="preserve">PAGEREF _Toc232613795 \h</w:instrText>
          </w:r>
          <w:r>
            <w:rPr>
              <w:rFonts w:hint="eastAsia"/>
            </w:rPr>
            <w:instrText xml:space="preserve"> </w:instrText>
          </w:r>
          <w:r>
            <w:rPr>
              <w:rFonts w:hint="eastAsia"/>
            </w:rPr>
            <w:fldChar w:fldCharType="separate"/>
          </w:r>
          <w:r>
            <w:rPr>
              <w:rFonts w:cs="Times New Roman"/>
            </w:rPr>
            <w:t>2</w:t>
          </w:r>
          <w:r>
            <w:rPr>
              <w:rFonts w:hint="eastAsia"/>
            </w:rPr>
            <w:fldChar w:fldCharType="end"/>
          </w:r>
          <w:r>
            <w:rPr>
              <w:rFonts w:hint="eastAsia"/>
            </w:rPr>
            <w:fldChar w:fldCharType="end"/>
          </w:r>
        </w:p>
        <w:p w14:paraId="680C2605">
          <w:pPr>
            <w:pStyle w:val="17"/>
            <w:tabs>
              <w:tab w:val="left" w:pos="480"/>
              <w:tab w:val="right" w:leader="dot" w:pos="9344"/>
            </w:tabs>
            <w:rPr>
              <w:rFonts w:hint="eastAsia" w:asciiTheme="minorHAnsi" w:hAnsiTheme="minorHAnsi" w:eastAsiaTheme="minorEastAsia" w:cstheme="minorBidi"/>
              <w:sz w:val="22"/>
              <w:szCs w:val="24"/>
              <w14:ligatures w14:val="standardContextual"/>
            </w:rPr>
          </w:pPr>
          <w:r>
            <w:fldChar w:fldCharType="begin"/>
          </w:r>
          <w:r>
            <w:instrText xml:space="preserve"> HYPERLINK \l "_Toc232613796" </w:instrText>
          </w:r>
          <w:r>
            <w:fldChar w:fldCharType="separate"/>
          </w:r>
          <w:r>
            <w:rPr>
              <w:rStyle w:val="34"/>
              <w:rFonts w:eastAsia="黑体" w:cs="Times New Roman"/>
            </w:rPr>
            <w:t>2</w:t>
          </w:r>
          <w:r>
            <w:rPr>
              <w:rFonts w:hint="eastAsia" w:asciiTheme="minorHAnsi" w:hAnsiTheme="minorHAnsi" w:eastAsiaTheme="minorEastAsia" w:cstheme="minorBidi"/>
              <w:sz w:val="22"/>
              <w:szCs w:val="24"/>
              <w14:ligatures w14:val="standardContextual"/>
            </w:rPr>
            <w:tab/>
          </w:r>
          <w:r>
            <w:rPr>
              <w:rStyle w:val="34"/>
              <w:rFonts w:eastAsia="黑体" w:cs="Times New Roman"/>
            </w:rPr>
            <w:t>前沿点法向计算算法模块</w:t>
          </w:r>
          <w:r>
            <w:rPr>
              <w:rFonts w:hint="eastAsia"/>
            </w:rPr>
            <w:tab/>
          </w:r>
          <w:r>
            <w:rPr>
              <w:rFonts w:hint="eastAsia"/>
            </w:rPr>
            <w:fldChar w:fldCharType="begin"/>
          </w:r>
          <w:r>
            <w:rPr>
              <w:rFonts w:hint="eastAsia"/>
            </w:rPr>
            <w:instrText xml:space="preserve"> </w:instrText>
          </w:r>
          <w:r>
            <w:instrText xml:space="preserve">PAGEREF _Toc232613796 \h</w:instrText>
          </w:r>
          <w:r>
            <w:rPr>
              <w:rFonts w:hint="eastAsia"/>
            </w:rPr>
            <w:instrText xml:space="preserve"> </w:instrText>
          </w:r>
          <w:r>
            <w:rPr>
              <w:rFonts w:hint="eastAsia"/>
            </w:rPr>
            <w:fldChar w:fldCharType="separate"/>
          </w:r>
          <w:r>
            <w:rPr>
              <w:rFonts w:cs="Times New Roman"/>
            </w:rPr>
            <w:t>2</w:t>
          </w:r>
          <w:r>
            <w:rPr>
              <w:rFonts w:hint="eastAsia"/>
            </w:rPr>
            <w:fldChar w:fldCharType="end"/>
          </w:r>
          <w:r>
            <w:rPr>
              <w:rFonts w:hint="eastAsia"/>
            </w:rPr>
            <w:fldChar w:fldCharType="end"/>
          </w:r>
        </w:p>
        <w:p w14:paraId="351B8D45">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"_Toc232613799" </w:instrText>
          </w:r>
          <w:r>
            <w:fldChar w:fldCharType="separate"/>
          </w:r>
          <w:r>
            <w:rPr>
              <w:rStyle w:val="34"/>
              <w:rFonts w:eastAsia="黑体" w:cs="Times New Roman"/>
              <w:b w:val="0"/>
              <w:bCs/>
            </w:rPr>
            <w:t>2.1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法向计算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_Toc232613799 \h</w:instrText>
          </w:r>
          <w:r>
            <w:rPr>
              <w:rFonts w:hint="eastAsia"/>
              <w:b w:val="0"/>
              <w:bCs/>
            </w:rPr>
            <w:instrText xml:space="preserve"> </w:instrText>
          </w:r>
          <w:r>
            <w:rPr>
              <w:rFonts w:hint="eastAsia"/>
              <w:b w:val="0"/>
              <w:bCs/>
            </w:rPr>
            <w:fldChar w:fldCharType="separate"/>
          </w:r>
          <w:r>
            <w:rPr>
              <w:rFonts w:cs="Times New Roman"/>
              <w:b w:val="0"/>
              <w:bCs/>
            </w:rPr>
            <w:t>5</w:t>
          </w:r>
          <w:r>
            <w:rPr>
              <w:rFonts w:hint="eastAsia"/>
              <w:b w:val="0"/>
              <w:bCs/>
            </w:rPr>
            <w:fldChar w:fldCharType="end"/>
          </w:r>
          <w:r>
            <w:rPr>
              <w:rFonts w:hint="eastAsia"/>
              <w:b w:val="0"/>
              <w:bCs/>
            </w:rPr>
            <w:fldChar w:fldCharType="end"/>
          </w:r>
        </w:p>
        <w:p w14:paraId="7D0768C7">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"_Toc232613800" </w:instrText>
          </w:r>
          <w:r>
            <w:fldChar w:fldCharType="separate"/>
          </w:r>
          <w:r>
            <w:rPr>
              <w:rStyle w:val="34"/>
              <w:rFonts w:eastAsia="黑体" w:cs="Times New Roman"/>
              <w:b w:val="0"/>
              <w:bCs/>
            </w:rPr>
            <w:t>2.2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局部层进法难点问题解决策略</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_Toc232613800 \h</w:instrText>
          </w:r>
          <w:r>
            <w:rPr>
              <w:rFonts w:hint="eastAsia"/>
              <w:b w:val="0"/>
              <w:bCs/>
            </w:rPr>
            <w:instrText xml:space="preserve"> </w:instrText>
          </w:r>
          <w:r>
            <w:rPr>
              <w:rFonts w:hint="eastAsia"/>
              <w:b w:val="0"/>
              <w:bCs/>
            </w:rPr>
            <w:fldChar w:fldCharType="separate"/>
          </w:r>
          <w:r>
            <w:rPr>
              <w:rFonts w:cs="Times New Roman"/>
              <w:b w:val="0"/>
              <w:bCs/>
            </w:rPr>
            <w:t>6</w:t>
          </w:r>
          <w:r>
            <w:rPr>
              <w:rFonts w:hint="eastAsia"/>
              <w:b w:val="0"/>
              <w:bCs/>
            </w:rPr>
            <w:fldChar w:fldCharType="end"/>
          </w:r>
          <w:r>
            <w:rPr>
              <w:rFonts w:hint="eastAsia"/>
              <w:b w:val="0"/>
              <w:bCs/>
            </w:rPr>
            <w:fldChar w:fldCharType="end"/>
          </w:r>
        </w:p>
        <w:p w14:paraId="204B9CE5">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"_Toc232613801" </w:instrText>
          </w:r>
          <w:r>
            <w:fldChar w:fldCharType="separate"/>
          </w:r>
          <w:r>
            <w:rPr>
              <w:rStyle w:val="34"/>
              <w:rFonts w:eastAsia="黑体" w:cs="Times New Roman"/>
              <w:b w:val="0"/>
              <w:bCs/>
            </w:rPr>
            <w:t>2.3</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全局层进法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_Toc232613801 \h</w:instrText>
          </w:r>
          <w:r>
            <w:rPr>
              <w:rFonts w:hint="eastAsia"/>
              <w:b w:val="0"/>
              <w:bCs/>
            </w:rPr>
            <w:instrText xml:space="preserve"> </w:instrText>
          </w:r>
          <w:r>
            <w:rPr>
              <w:rFonts w:hint="eastAsia"/>
              <w:b w:val="0"/>
              <w:bCs/>
            </w:rPr>
            <w:fldChar w:fldCharType="separate"/>
          </w:r>
          <w:r>
            <w:rPr>
              <w:rFonts w:cs="Times New Roman"/>
              <w:b w:val="0"/>
              <w:bCs/>
            </w:rPr>
            <w:t>10</w:t>
          </w:r>
          <w:r>
            <w:rPr>
              <w:rFonts w:hint="eastAsia"/>
              <w:b w:val="0"/>
              <w:bCs/>
            </w:rPr>
            <w:fldChar w:fldCharType="end"/>
          </w:r>
          <w:r>
            <w:rPr>
              <w:rFonts w:hint="eastAsia"/>
              <w:b w:val="0"/>
              <w:bCs/>
            </w:rPr>
            <w:fldChar w:fldCharType="end"/>
          </w:r>
        </w:p>
        <w:p w14:paraId="0FCEC7C0">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"_Toc232613802" </w:instrText>
          </w:r>
          <w:r>
            <w:fldChar w:fldCharType="separate"/>
          </w:r>
          <w:r>
            <w:rPr>
              <w:rStyle w:val="34"/>
              <w:rFonts w:eastAsia="黑体" w:cs="Times New Roman"/>
              <w:b w:val="0"/>
              <w:bCs/>
            </w:rPr>
            <w:t>2.4</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控制方程及其数值解法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_Toc232613802 \h</w:instrText>
          </w:r>
          <w:r>
            <w:rPr>
              <w:rFonts w:hint="eastAsia"/>
              <w:b w:val="0"/>
              <w:bCs/>
            </w:rPr>
            <w:instrText xml:space="preserve"> </w:instrText>
          </w:r>
          <w:r>
            <w:rPr>
              <w:rFonts w:hint="eastAsia"/>
              <w:b w:val="0"/>
              <w:bCs/>
            </w:rPr>
            <w:fldChar w:fldCharType="separate"/>
          </w:r>
          <w:r>
            <w:rPr>
              <w:rFonts w:cs="Times New Roman"/>
              <w:b w:val="0"/>
              <w:bCs/>
            </w:rPr>
            <w:t>13</w:t>
          </w:r>
          <w:r>
            <w:rPr>
              <w:rFonts w:hint="eastAsia"/>
              <w:b w:val="0"/>
              <w:bCs/>
            </w:rPr>
            <w:fldChar w:fldCharType="end"/>
          </w:r>
          <w:r>
            <w:rPr>
              <w:rFonts w:hint="eastAsia"/>
              <w:b w:val="0"/>
              <w:bCs/>
            </w:rPr>
            <w:fldChar w:fldCharType="end"/>
          </w:r>
        </w:p>
        <w:p w14:paraId="0AD1B9F7">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"_Toc232613803" </w:instrText>
          </w:r>
          <w:r>
            <w:fldChar w:fldCharType="separate"/>
          </w:r>
          <w:r>
            <w:rPr>
              <w:rStyle w:val="34"/>
              <w:rFonts w:eastAsia="黑体" w:cs="Times New Roman"/>
              <w:b w:val="0"/>
              <w:bCs/>
            </w:rPr>
            <w:t>2.4.1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控制方程导出</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_Toc232613803 \h</w:instrText>
          </w:r>
          <w:r>
            <w:rPr>
              <w:rFonts w:hint="eastAsia"/>
              <w:b w:val="0"/>
              <w:bCs/>
            </w:rPr>
            <w:instrText xml:space="preserve"> </w:instrText>
          </w:r>
          <w:r>
            <w:rPr>
              <w:rFonts w:hint="eastAsia"/>
              <w:b w:val="0"/>
              <w:bCs/>
            </w:rPr>
            <w:fldChar w:fldCharType="separate"/>
          </w:r>
          <w:r>
            <w:rPr>
              <w:rFonts w:cs="Times New Roman"/>
              <w:b w:val="0"/>
              <w:bCs/>
            </w:rPr>
            <w:t>13</w:t>
          </w:r>
          <w:r>
            <w:rPr>
              <w:rFonts w:hint="eastAsia"/>
              <w:b w:val="0"/>
              <w:bCs/>
            </w:rPr>
            <w:fldChar w:fldCharType="end"/>
          </w:r>
          <w:r>
            <w:rPr>
              <w:rFonts w:hint="eastAsia"/>
              <w:b w:val="0"/>
              <w:bCs/>
            </w:rPr>
            <w:fldChar w:fldCharType="end"/>
          </w:r>
        </w:p>
        <w:p w14:paraId="2AD7E876">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"_Toc232613804" </w:instrText>
          </w:r>
          <w:r>
            <w:fldChar w:fldCharType="separate"/>
          </w:r>
          <w:r>
            <w:rPr>
              <w:rStyle w:val="34"/>
              <w:rFonts w:eastAsia="黑体" w:cs="Times New Roman"/>
              <w:b w:val="0"/>
              <w:bCs/>
            </w:rPr>
            <w:t>2.4.2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边界元数值解法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_Toc232613804 \h</w:instrText>
          </w:r>
          <w:r>
            <w:rPr>
              <w:rFonts w:hint="eastAsia"/>
              <w:b w:val="0"/>
              <w:bCs/>
            </w:rPr>
            <w:instrText xml:space="preserve"> </w:instrText>
          </w:r>
          <w:r>
            <w:rPr>
              <w:rFonts w:hint="eastAsia"/>
              <w:b w:val="0"/>
              <w:bCs/>
            </w:rPr>
            <w:fldChar w:fldCharType="separate"/>
          </w:r>
          <w:r>
            <w:rPr>
              <w:rFonts w:cs="Times New Roman"/>
              <w:b w:val="0"/>
              <w:bCs/>
            </w:rPr>
            <w:t>15</w:t>
          </w:r>
          <w:r>
            <w:rPr>
              <w:rFonts w:hint="eastAsia"/>
              <w:b w:val="0"/>
              <w:bCs/>
            </w:rPr>
            <w:fldChar w:fldCharType="end"/>
          </w:r>
          <w:r>
            <w:rPr>
              <w:rFonts w:hint="eastAsia"/>
              <w:b w:val="0"/>
              <w:bCs/>
            </w:rPr>
            <w:fldChar w:fldCharType="end"/>
          </w:r>
        </w:p>
        <w:p w14:paraId="37FDC565">
          <w:pPr>
            <w:pStyle w:val="17"/>
            <w:tabs>
              <w:tab w:val="left" w:pos="480"/>
              <w:tab w:val="right" w:leader="dot" w:pos="9344"/>
            </w:tabs>
            <w:rPr>
              <w:rFonts w:hint="eastAsia" w:asciiTheme="minorHAnsi" w:hAnsiTheme="minorHAnsi" w:eastAsiaTheme="minorEastAsia" w:cstheme="minorBidi"/>
              <w:sz w:val="22"/>
              <w:szCs w:val="24"/>
              <w14:ligatures w14:val="standardContextual"/>
            </w:rPr>
          </w:pPr>
          <w:r>
            <w:fldChar w:fldCharType="begin"/>
          </w:r>
          <w:r>
            <w:instrText xml:space="preserve"> HYPERLINK \l "_Toc232613805" </w:instrText>
          </w:r>
          <w:r>
            <w:fldChar w:fldCharType="separate"/>
          </w:r>
          <w:r>
            <w:rPr>
              <w:rStyle w:val="34"/>
              <w:rFonts w:eastAsia="黑体" w:cs="Times New Roman"/>
            </w:rPr>
            <w:t>3</w:t>
          </w:r>
          <w:r>
            <w:rPr>
              <w:rFonts w:hint="eastAsia" w:asciiTheme="minorHAnsi" w:hAnsiTheme="minorHAnsi" w:eastAsiaTheme="minorEastAsia" w:cstheme="minorBidi"/>
              <w:sz w:val="22"/>
              <w:szCs w:val="24"/>
              <w14:ligatures w14:val="standardContextual"/>
            </w:rPr>
            <w:tab/>
          </w:r>
          <w:r>
            <w:rPr>
              <w:rStyle w:val="34"/>
              <w:rFonts w:eastAsia="黑体" w:cs="Times New Roman"/>
            </w:rPr>
            <w:t>凹凸角点处边界层网格生成特殊处理算法模块</w:t>
          </w:r>
          <w:r>
            <w:rPr>
              <w:rFonts w:hint="eastAsia"/>
            </w:rPr>
            <w:tab/>
          </w:r>
          <w:r>
            <w:rPr>
              <w:rFonts w:hint="eastAsia"/>
            </w:rPr>
            <w:fldChar w:fldCharType="begin"/>
          </w:r>
          <w:r>
            <w:rPr>
              <w:rFonts w:hint="eastAsia"/>
            </w:rPr>
            <w:instrText xml:space="preserve"> </w:instrText>
          </w:r>
          <w:r>
            <w:instrText xml:space="preserve">PAGEREF _Toc232613805 \h</w:instrText>
          </w:r>
          <w:r>
            <w:rPr>
              <w:rFonts w:hint="eastAsia"/>
            </w:rPr>
            <w:instrText xml:space="preserve"> </w:instrText>
          </w:r>
          <w:r>
            <w:rPr>
              <w:rFonts w:hint="eastAsia"/>
            </w:rPr>
            <w:fldChar w:fldCharType="separate"/>
          </w:r>
          <w:r>
            <w:rPr>
              <w:rFonts w:cs="Times New Roman"/>
            </w:rPr>
            <w:t>16</w:t>
          </w:r>
          <w:r>
            <w:rPr>
              <w:rFonts w:hint="eastAsia"/>
            </w:rPr>
            <w:fldChar w:fldCharType="end"/>
          </w:r>
          <w:r>
            <w:rPr>
              <w:rFonts w:hint="eastAsia"/>
            </w:rPr>
            <w:fldChar w:fldCharType="end"/>
          </w:r>
        </w:p>
        <w:p w14:paraId="1D8A74F5">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"_Toc232613807" </w:instrText>
          </w:r>
          <w:r>
            <w:fldChar w:fldCharType="separate"/>
          </w:r>
          <w:r>
            <w:rPr>
              <w:rStyle w:val="34"/>
              <w:rFonts w:eastAsia="黑体" w:cs="Times New Roman"/>
              <w:b w:val="0"/>
              <w:bCs/>
            </w:rPr>
            <w:t>3.1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法向的球面表示</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_Toc232613807 \h</w:instrText>
          </w:r>
          <w:r>
            <w:rPr>
              <w:rFonts w:hint="eastAsia"/>
              <w:b w:val="0"/>
              <w:bCs/>
            </w:rPr>
            <w:instrText xml:space="preserve"> </w:instrText>
          </w:r>
          <w:r>
            <w:rPr>
              <w:rFonts w:hint="eastAsia"/>
              <w:b w:val="0"/>
              <w:bCs/>
            </w:rPr>
            <w:fldChar w:fldCharType="separate"/>
          </w:r>
          <w:r>
            <w:rPr>
              <w:rFonts w:cs="Times New Roman"/>
              <w:b w:val="0"/>
              <w:bCs/>
            </w:rPr>
            <w:t>18</w:t>
          </w:r>
          <w:r>
            <w:rPr>
              <w:rFonts w:hint="eastAsia"/>
              <w:b w:val="0"/>
              <w:bCs/>
            </w:rPr>
            <w:fldChar w:fldCharType="end"/>
          </w:r>
          <w:r>
            <w:rPr>
              <w:rFonts w:hint="eastAsia"/>
              <w:b w:val="0"/>
              <w:bCs/>
            </w:rPr>
            <w:fldChar w:fldCharType="end"/>
          </w:r>
        </w:p>
        <w:p w14:paraId="63B5967F">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"_Toc232613808" </w:instrText>
          </w:r>
          <w:r>
            <w:fldChar w:fldCharType="separate"/>
          </w:r>
          <w:r>
            <w:rPr>
              <w:rStyle w:val="34"/>
              <w:rFonts w:eastAsia="黑体" w:cs="Times New Roman"/>
              <w:b w:val="0"/>
              <w:bCs/>
            </w:rPr>
            <w:t>3.1.1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术语与定义</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_Toc232613808 \h</w:instrText>
          </w:r>
          <w:r>
            <w:rPr>
              <w:rFonts w:hint="eastAsia"/>
              <w:b w:val="0"/>
              <w:bCs/>
            </w:rPr>
            <w:instrText xml:space="preserve"> </w:instrText>
          </w:r>
          <w:r>
            <w:rPr>
              <w:rFonts w:hint="eastAsia"/>
              <w:b w:val="0"/>
              <w:bCs/>
            </w:rPr>
            <w:fldChar w:fldCharType="separate"/>
          </w:r>
          <w:r>
            <w:rPr>
              <w:rFonts w:cs="Times New Roman"/>
              <w:b w:val="0"/>
              <w:bCs/>
            </w:rPr>
            <w:t>18</w:t>
          </w:r>
          <w:r>
            <w:rPr>
              <w:rFonts w:hint="eastAsia"/>
              <w:b w:val="0"/>
              <w:bCs/>
            </w:rPr>
            <w:fldChar w:fldCharType="end"/>
          </w:r>
          <w:r>
            <w:rPr>
              <w:rFonts w:hint="eastAsia"/>
              <w:b w:val="0"/>
              <w:bCs/>
            </w:rPr>
            <w:fldChar w:fldCharType="end"/>
          </w:r>
        </w:p>
        <w:p w14:paraId="485B6884">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"_Toc232613813" </w:instrText>
          </w:r>
          <w:r>
            <w:fldChar w:fldCharType="separate"/>
          </w:r>
          <w:r>
            <w:rPr>
              <w:rStyle w:val="34"/>
              <w:rFonts w:eastAsia="黑体" w:cs="Times New Roman"/>
              <w:b w:val="0"/>
              <w:bCs/>
            </w:rPr>
            <w:t>3.2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单法向配置</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_Toc232613813 \h</w:instrText>
          </w:r>
          <w:r>
            <w:rPr>
              <w:rFonts w:hint="eastAsia"/>
              <w:b w:val="0"/>
              <w:bCs/>
            </w:rPr>
            <w:instrText xml:space="preserve"> </w:instrText>
          </w:r>
          <w:r>
            <w:rPr>
              <w:rFonts w:hint="eastAsia"/>
              <w:b w:val="0"/>
              <w:bCs/>
            </w:rPr>
            <w:fldChar w:fldCharType="separate"/>
          </w:r>
          <w:r>
            <w:rPr>
              <w:rFonts w:cs="Times New Roman"/>
              <w:b w:val="0"/>
              <w:bCs/>
            </w:rPr>
            <w:t>22</w:t>
          </w:r>
          <w:r>
            <w:rPr>
              <w:rFonts w:hint="eastAsia"/>
              <w:b w:val="0"/>
              <w:bCs/>
            </w:rPr>
            <w:fldChar w:fldCharType="end"/>
          </w:r>
          <w:r>
            <w:rPr>
              <w:rFonts w:hint="eastAsia"/>
              <w:b w:val="0"/>
              <w:bCs/>
            </w:rPr>
            <w:fldChar w:fldCharType="end"/>
          </w:r>
        </w:p>
        <w:p w14:paraId="75C57CBF">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"_Toc232613819" </w:instrText>
          </w:r>
          <w:r>
            <w:fldChar w:fldCharType="separate"/>
          </w:r>
          <w:r>
            <w:rPr>
              <w:rStyle w:val="34"/>
              <w:rFonts w:eastAsia="黑体" w:cs="Times New Roman"/>
              <w:b w:val="0"/>
              <w:bCs/>
            </w:rPr>
            <w:t>3.2.1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单法向计算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_Toc232613819 \h</w:instrText>
          </w:r>
          <w:r>
            <w:rPr>
              <w:rFonts w:hint="eastAsia"/>
              <w:b w:val="0"/>
              <w:bCs/>
            </w:rPr>
            <w:instrText xml:space="preserve"> </w:instrText>
          </w:r>
          <w:r>
            <w:rPr>
              <w:rFonts w:hint="eastAsia"/>
              <w:b w:val="0"/>
              <w:bCs/>
            </w:rPr>
            <w:fldChar w:fldCharType="separate"/>
          </w:r>
          <w:r>
            <w:rPr>
              <w:rFonts w:cs="Times New Roman"/>
              <w:b w:val="0"/>
              <w:bCs/>
            </w:rPr>
            <w:t>22</w:t>
          </w:r>
          <w:r>
            <w:rPr>
              <w:rFonts w:hint="eastAsia"/>
              <w:b w:val="0"/>
              <w:bCs/>
            </w:rPr>
            <w:fldChar w:fldCharType="end"/>
          </w:r>
          <w:r>
            <w:rPr>
              <w:rFonts w:hint="eastAsia"/>
              <w:b w:val="0"/>
              <w:bCs/>
            </w:rPr>
            <w:fldChar w:fldCharType="end"/>
          </w:r>
        </w:p>
        <w:p w14:paraId="344FA1B3">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"_Toc232613826" </w:instrText>
          </w:r>
          <w:r>
            <w:fldChar w:fldCharType="separate"/>
          </w:r>
          <w:r>
            <w:rPr>
              <w:rStyle w:val="34"/>
              <w:rFonts w:eastAsia="黑体" w:cs="Times New Roman"/>
              <w:b w:val="0"/>
              <w:bCs/>
            </w:rPr>
            <w:t>3.2.2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单法向的局限性</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_Toc232613826 \h</w:instrText>
          </w:r>
          <w:r>
            <w:rPr>
              <w:rFonts w:hint="eastAsia"/>
              <w:b w:val="0"/>
              <w:bCs/>
            </w:rPr>
            <w:instrText xml:space="preserve"> </w:instrText>
          </w:r>
          <w:r>
            <w:rPr>
              <w:rFonts w:hint="eastAsia"/>
              <w:b w:val="0"/>
              <w:bCs/>
            </w:rPr>
            <w:fldChar w:fldCharType="separate"/>
          </w:r>
          <w:r>
            <w:rPr>
              <w:rFonts w:cs="Times New Roman"/>
              <w:b w:val="0"/>
              <w:bCs/>
            </w:rPr>
            <w:t>22</w:t>
          </w:r>
          <w:r>
            <w:rPr>
              <w:rFonts w:hint="eastAsia"/>
              <w:b w:val="0"/>
              <w:bCs/>
            </w:rPr>
            <w:fldChar w:fldCharType="end"/>
          </w:r>
          <w:r>
            <w:rPr>
              <w:rFonts w:hint="eastAsia"/>
              <w:b w:val="0"/>
              <w:bCs/>
            </w:rPr>
            <w:fldChar w:fldCharType="end"/>
          </w:r>
        </w:p>
        <w:p w14:paraId="6DFB22AC">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"_Toc232613827" </w:instrText>
          </w:r>
          <w:r>
            <w:fldChar w:fldCharType="separate"/>
          </w:r>
          <w:r>
            <w:rPr>
              <w:rStyle w:val="34"/>
              <w:rFonts w:eastAsia="黑体" w:cs="Times New Roman"/>
              <w:b w:val="0"/>
              <w:bCs/>
            </w:rPr>
            <w:t>3.3</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多法向问题描述</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_Toc232613827 \h</w:instrText>
          </w:r>
          <w:r>
            <w:rPr>
              <w:rFonts w:hint="eastAsia"/>
              <w:b w:val="0"/>
              <w:bCs/>
            </w:rPr>
            <w:instrText xml:space="preserve"> </w:instrText>
          </w:r>
          <w:r>
            <w:rPr>
              <w:rFonts w:hint="eastAsia"/>
              <w:b w:val="0"/>
              <w:bCs/>
            </w:rPr>
            <w:fldChar w:fldCharType="separate"/>
          </w:r>
          <w:r>
            <w:rPr>
              <w:rFonts w:cs="Times New Roman"/>
              <w:b w:val="0"/>
              <w:bCs/>
            </w:rPr>
            <w:t>23</w:t>
          </w:r>
          <w:r>
            <w:rPr>
              <w:rFonts w:hint="eastAsia"/>
              <w:b w:val="0"/>
              <w:bCs/>
            </w:rPr>
            <w:fldChar w:fldCharType="end"/>
          </w:r>
          <w:r>
            <w:rPr>
              <w:rFonts w:hint="eastAsia"/>
              <w:b w:val="0"/>
              <w:bCs/>
            </w:rPr>
            <w:fldChar w:fldCharType="end"/>
          </w:r>
        </w:p>
        <w:p w14:paraId="566E07BC">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"_Toc232613828" </w:instrText>
          </w:r>
          <w:r>
            <w:fldChar w:fldCharType="separate"/>
          </w:r>
          <w:r>
            <w:rPr>
              <w:rStyle w:val="34"/>
              <w:rFonts w:eastAsia="黑体" w:cs="Times New Roman"/>
              <w:b w:val="0"/>
              <w:bCs/>
            </w:rPr>
            <w:t>3.3.1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多法向问题的变量</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_Toc232613828 \h</w:instrText>
          </w:r>
          <w:r>
            <w:rPr>
              <w:rFonts w:hint="eastAsia"/>
              <w:b w:val="0"/>
              <w:bCs/>
            </w:rPr>
            <w:instrText xml:space="preserve"> </w:instrText>
          </w:r>
          <w:r>
            <w:rPr>
              <w:rFonts w:hint="eastAsia"/>
              <w:b w:val="0"/>
              <w:bCs/>
            </w:rPr>
            <w:fldChar w:fldCharType="separate"/>
          </w:r>
          <w:r>
            <w:rPr>
              <w:rFonts w:cs="Times New Roman"/>
              <w:b w:val="0"/>
              <w:bCs/>
            </w:rPr>
            <w:t>23</w:t>
          </w:r>
          <w:r>
            <w:rPr>
              <w:rFonts w:hint="eastAsia"/>
              <w:b w:val="0"/>
              <w:bCs/>
            </w:rPr>
            <w:fldChar w:fldCharType="end"/>
          </w:r>
          <w:r>
            <w:rPr>
              <w:rFonts w:hint="eastAsia"/>
              <w:b w:val="0"/>
              <w:bCs/>
            </w:rPr>
            <w:fldChar w:fldCharType="end"/>
          </w:r>
        </w:p>
        <w:p w14:paraId="562B9CD3">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"_Toc232613836" </w:instrText>
          </w:r>
          <w:r>
            <w:fldChar w:fldCharType="separate"/>
          </w:r>
          <w:r>
            <w:rPr>
              <w:rStyle w:val="34"/>
              <w:rFonts w:eastAsia="黑体" w:cs="Times New Roman"/>
              <w:b w:val="0"/>
              <w:bCs/>
            </w:rPr>
            <w:t>3.3.2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任意有向流形上的图计算</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_Toc232613836 \h</w:instrText>
          </w:r>
          <w:r>
            <w:rPr>
              <w:rFonts w:hint="eastAsia"/>
              <w:b w:val="0"/>
              <w:bCs/>
            </w:rPr>
            <w:instrText xml:space="preserve"> </w:instrText>
          </w:r>
          <w:r>
            <w:rPr>
              <w:rFonts w:hint="eastAsia"/>
              <w:b w:val="0"/>
              <w:bCs/>
            </w:rPr>
            <w:fldChar w:fldCharType="separate"/>
          </w:r>
          <w:r>
            <w:rPr>
              <w:rFonts w:cs="Times New Roman"/>
              <w:b w:val="0"/>
              <w:bCs/>
            </w:rPr>
            <w:t>24</w:t>
          </w:r>
          <w:r>
            <w:rPr>
              <w:rFonts w:hint="eastAsia"/>
              <w:b w:val="0"/>
              <w:bCs/>
            </w:rPr>
            <w:fldChar w:fldCharType="end"/>
          </w:r>
          <w:r>
            <w:rPr>
              <w:rFonts w:hint="eastAsia"/>
              <w:b w:val="0"/>
              <w:bCs/>
            </w:rPr>
            <w:fldChar w:fldCharType="end"/>
          </w:r>
        </w:p>
        <w:p w14:paraId="622C2936">
          <w:pPr>
            <w:pStyle w:val="17"/>
            <w:tabs>
              <w:tab w:val="left" w:pos="480"/>
              <w:tab w:val="right" w:leader="dot" w:pos="9344"/>
            </w:tabs>
            <w:rPr>
              <w:rFonts w:hint="eastAsia" w:asciiTheme="minorHAnsi" w:hAnsiTheme="minorHAnsi" w:eastAsiaTheme="minorEastAsia" w:cstheme="minorBidi"/>
              <w:sz w:val="22"/>
              <w:szCs w:val="24"/>
              <w14:ligatures w14:val="standardContextual"/>
            </w:rPr>
          </w:pPr>
          <w:r>
            <w:fldChar w:fldCharType="begin"/>
          </w:r>
          <w:r>
            <w:instrText xml:space="preserve"> HYPERLINK \l "_Toc232613837" </w:instrText>
          </w:r>
          <w:r>
            <w:fldChar w:fldCharType="separate"/>
          </w:r>
          <w:r>
            <w:rPr>
              <w:rStyle w:val="34"/>
              <w:rFonts w:eastAsia="黑体" w:cs="Times New Roman"/>
            </w:rPr>
            <w:t>4</w:t>
          </w:r>
          <w:r>
            <w:rPr>
              <w:rFonts w:hint="eastAsia" w:asciiTheme="minorHAnsi" w:hAnsiTheme="minorHAnsi" w:eastAsiaTheme="minorEastAsia" w:cstheme="minorBidi"/>
              <w:sz w:val="22"/>
              <w:szCs w:val="24"/>
              <w14:ligatures w14:val="standardContextual"/>
            </w:rPr>
            <w:tab/>
          </w:r>
          <w:r>
            <w:rPr>
              <w:rStyle w:val="34"/>
              <w:rFonts w:eastAsia="黑体" w:cs="Times New Roman"/>
            </w:rPr>
            <w:t>远场及过渡区网格生成算法模块</w:t>
          </w:r>
          <w:r>
            <w:rPr>
              <w:rFonts w:hint="eastAsia"/>
            </w:rPr>
            <w:tab/>
          </w:r>
          <w:r>
            <w:rPr>
              <w:rFonts w:hint="eastAsia"/>
            </w:rPr>
            <w:fldChar w:fldCharType="begin"/>
          </w:r>
          <w:r>
            <w:rPr>
              <w:rFonts w:hint="eastAsia"/>
            </w:rPr>
            <w:instrText xml:space="preserve"> </w:instrText>
          </w:r>
          <w:r>
            <w:instrText xml:space="preserve">PAGEREF _Toc232613837 \h</w:instrText>
          </w:r>
          <w:r>
            <w:rPr>
              <w:rFonts w:hint="eastAsia"/>
            </w:rPr>
            <w:instrText xml:space="preserve"> </w:instrText>
          </w:r>
          <w:r>
            <w:rPr>
              <w:rFonts w:hint="eastAsia"/>
            </w:rPr>
            <w:fldChar w:fldCharType="separate"/>
          </w:r>
          <w:r>
            <w:rPr>
              <w:rFonts w:cs="Times New Roman"/>
            </w:rPr>
            <w:t>28</w:t>
          </w:r>
          <w:r>
            <w:rPr>
              <w:rFonts w:hint="eastAsia"/>
            </w:rPr>
            <w:fldChar w:fldCharType="end"/>
          </w:r>
          <w:r>
            <w:rPr>
              <w:rFonts w:hint="eastAsia"/>
            </w:rPr>
            <w:fldChar w:fldCharType="end"/>
          </w:r>
        </w:p>
        <w:p w14:paraId="5335DF4C">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"_Toc232613838" </w:instrText>
          </w:r>
          <w:r>
            <w:fldChar w:fldCharType="separate"/>
          </w:r>
          <w:r>
            <w:rPr>
              <w:rStyle w:val="34"/>
              <w:rFonts w:eastAsia="黑体" w:cs="Times New Roman"/>
              <w:b w:val="0"/>
              <w:bCs/>
            </w:rPr>
            <w:t>4.1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模块总体概述</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_Toc232613838 \h</w:instrText>
          </w:r>
          <w:r>
            <w:rPr>
              <w:rFonts w:hint="eastAsia"/>
              <w:b w:val="0"/>
              <w:bCs/>
            </w:rPr>
            <w:instrText xml:space="preserve"> </w:instrText>
          </w:r>
          <w:r>
            <w:rPr>
              <w:rFonts w:hint="eastAsia"/>
              <w:b w:val="0"/>
              <w:bCs/>
            </w:rPr>
            <w:fldChar w:fldCharType="separate"/>
          </w:r>
          <w:r>
            <w:rPr>
              <w:rFonts w:cs="Times New Roman"/>
              <w:b w:val="0"/>
              <w:bCs/>
            </w:rPr>
            <w:t>28</w:t>
          </w:r>
          <w:r>
            <w:rPr>
              <w:rFonts w:hint="eastAsia"/>
              <w:b w:val="0"/>
              <w:bCs/>
            </w:rPr>
            <w:fldChar w:fldCharType="end"/>
          </w:r>
          <w:r>
            <w:rPr>
              <w:rFonts w:hint="eastAsia"/>
              <w:b w:val="0"/>
              <w:bCs/>
            </w:rPr>
            <w:fldChar w:fldCharType="end"/>
          </w:r>
        </w:p>
        <w:p w14:paraId="54C448EA">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"_Toc232613839" </w:instrText>
          </w:r>
          <w:r>
            <w:fldChar w:fldCharType="separate"/>
          </w:r>
          <w:r>
            <w:rPr>
              <w:rStyle w:val="34"/>
              <w:rFonts w:eastAsia="黑体" w:cs="Times New Roman"/>
              <w:b w:val="0"/>
              <w:bCs/>
            </w:rPr>
            <w:t>4.2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六面体附面层外表面分类</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_Toc232613839 \h</w:instrText>
          </w:r>
          <w:r>
            <w:rPr>
              <w:rFonts w:hint="eastAsia"/>
              <w:b w:val="0"/>
              <w:bCs/>
            </w:rPr>
            <w:instrText xml:space="preserve"> </w:instrText>
          </w:r>
          <w:r>
            <w:rPr>
              <w:rFonts w:hint="eastAsia"/>
              <w:b w:val="0"/>
              <w:bCs/>
            </w:rPr>
            <w:fldChar w:fldCharType="separate"/>
          </w:r>
          <w:r>
            <w:rPr>
              <w:rFonts w:cs="Times New Roman"/>
              <w:b w:val="0"/>
              <w:bCs/>
            </w:rPr>
            <w:t>29</w:t>
          </w:r>
          <w:r>
            <w:rPr>
              <w:rFonts w:hint="eastAsia"/>
              <w:b w:val="0"/>
              <w:bCs/>
            </w:rPr>
            <w:fldChar w:fldCharType="end"/>
          </w:r>
          <w:r>
            <w:rPr>
              <w:rFonts w:hint="eastAsia"/>
              <w:b w:val="0"/>
              <w:bCs/>
            </w:rPr>
            <w:fldChar w:fldCharType="end"/>
          </w:r>
        </w:p>
        <w:p w14:paraId="092E1ED7">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"_Toc232613840" </w:instrText>
          </w:r>
          <w:r>
            <w:fldChar w:fldCharType="separate"/>
          </w:r>
          <w:r>
            <w:rPr>
              <w:rStyle w:val="34"/>
              <w:rFonts w:eastAsia="黑体" w:cs="Times New Roman"/>
              <w:b w:val="0"/>
              <w:bCs/>
            </w:rPr>
            <w:t>4.3</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顶层四边形表面过渡算法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_Toc232613840 \h</w:instrText>
          </w:r>
          <w:r>
            <w:rPr>
              <w:rFonts w:hint="eastAsia"/>
              <w:b w:val="0"/>
              <w:bCs/>
            </w:rPr>
            <w:instrText xml:space="preserve"> </w:instrText>
          </w:r>
          <w:r>
            <w:rPr>
              <w:rFonts w:hint="eastAsia"/>
              <w:b w:val="0"/>
              <w:bCs/>
            </w:rPr>
            <w:fldChar w:fldCharType="separate"/>
          </w:r>
          <w:r>
            <w:rPr>
              <w:rFonts w:cs="Times New Roman"/>
              <w:b w:val="0"/>
              <w:bCs/>
            </w:rPr>
            <w:t>29</w:t>
          </w:r>
          <w:r>
            <w:rPr>
              <w:rFonts w:hint="eastAsia"/>
              <w:b w:val="0"/>
              <w:bCs/>
            </w:rPr>
            <w:fldChar w:fldCharType="end"/>
          </w:r>
          <w:r>
            <w:rPr>
              <w:rFonts w:hint="eastAsia"/>
              <w:b w:val="0"/>
              <w:bCs/>
            </w:rPr>
            <w:fldChar w:fldCharType="end"/>
          </w:r>
        </w:p>
        <w:p w14:paraId="4961CBD0">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"_Toc232613841" </w:instrText>
          </w:r>
          <w:r>
            <w:fldChar w:fldCharType="separate"/>
          </w:r>
          <w:r>
            <w:rPr>
              <w:rStyle w:val="34"/>
              <w:rFonts w:eastAsia="黑体" w:cs="Times New Roman"/>
              <w:b w:val="0"/>
              <w:bCs/>
            </w:rPr>
            <w:t>4.3.1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算法原理</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_Toc232613841 \h</w:instrText>
          </w:r>
          <w:r>
            <w:rPr>
              <w:rFonts w:hint="eastAsia"/>
              <w:b w:val="0"/>
              <w:bCs/>
            </w:rPr>
            <w:instrText xml:space="preserve"> </w:instrText>
          </w:r>
          <w:r>
            <w:rPr>
              <w:rFonts w:hint="eastAsia"/>
              <w:b w:val="0"/>
              <w:bCs/>
            </w:rPr>
            <w:fldChar w:fldCharType="separate"/>
          </w:r>
          <w:r>
            <w:rPr>
              <w:rFonts w:cs="Times New Roman"/>
              <w:b w:val="0"/>
              <w:bCs/>
            </w:rPr>
            <w:t>29</w:t>
          </w:r>
          <w:r>
            <w:rPr>
              <w:rFonts w:hint="eastAsia"/>
              <w:b w:val="0"/>
              <w:bCs/>
            </w:rPr>
            <w:fldChar w:fldCharType="end"/>
          </w:r>
          <w:r>
            <w:rPr>
              <w:rFonts w:hint="eastAsia"/>
              <w:b w:val="0"/>
              <w:bCs/>
            </w:rPr>
            <w:fldChar w:fldCharType="end"/>
          </w:r>
        </w:p>
        <w:p w14:paraId="47D4BCC2">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"_Toc232613842" </w:instrText>
          </w:r>
          <w:r>
            <w:fldChar w:fldCharType="separate"/>
          </w:r>
          <w:r>
            <w:rPr>
              <w:rStyle w:val="34"/>
              <w:rFonts w:eastAsia="黑体" w:cs="Times New Roman"/>
              <w:b w:val="0"/>
              <w:bCs/>
            </w:rPr>
            <w:t>4.3.2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算法优势</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_Toc232613842 \h</w:instrText>
          </w:r>
          <w:r>
            <w:rPr>
              <w:rFonts w:hint="eastAsia"/>
              <w:b w:val="0"/>
              <w:bCs/>
            </w:rPr>
            <w:instrText xml:space="preserve"> </w:instrText>
          </w:r>
          <w:r>
            <w:rPr>
              <w:rFonts w:hint="eastAsia"/>
              <w:b w:val="0"/>
              <w:bCs/>
            </w:rPr>
            <w:fldChar w:fldCharType="separate"/>
          </w:r>
          <w:r>
            <w:rPr>
              <w:rFonts w:cs="Times New Roman"/>
              <w:b w:val="0"/>
              <w:bCs/>
            </w:rPr>
            <w:t>29</w:t>
          </w:r>
          <w:r>
            <w:rPr>
              <w:rFonts w:hint="eastAsia"/>
              <w:b w:val="0"/>
              <w:bCs/>
            </w:rPr>
            <w:fldChar w:fldCharType="end"/>
          </w:r>
          <w:r>
            <w:rPr>
              <w:rFonts w:hint="eastAsia"/>
              <w:b w:val="0"/>
              <w:bCs/>
            </w:rPr>
            <w:fldChar w:fldCharType="end"/>
          </w:r>
        </w:p>
        <w:p w14:paraId="475A4248">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"_Toc232613843" </w:instrText>
          </w:r>
          <w:r>
            <w:fldChar w:fldCharType="separate"/>
          </w:r>
          <w:r>
            <w:rPr>
              <w:rStyle w:val="34"/>
              <w:rFonts w:eastAsia="黑体" w:cs="Times New Roman"/>
              <w:b w:val="0"/>
              <w:bCs/>
            </w:rPr>
            <w:t>4.4</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侧面四边形表面过渡算法</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_Toc232613843 \h</w:instrText>
          </w:r>
          <w:r>
            <w:rPr>
              <w:rFonts w:hint="eastAsia"/>
              <w:b w:val="0"/>
              <w:bCs/>
            </w:rPr>
            <w:instrText xml:space="preserve"> </w:instrText>
          </w:r>
          <w:r>
            <w:rPr>
              <w:rFonts w:hint="eastAsia"/>
              <w:b w:val="0"/>
              <w:bCs/>
            </w:rPr>
            <w:fldChar w:fldCharType="separate"/>
          </w:r>
          <w:r>
            <w:rPr>
              <w:rFonts w:cs="Times New Roman"/>
              <w:b w:val="0"/>
              <w:bCs/>
            </w:rPr>
            <w:t>30</w:t>
          </w:r>
          <w:r>
            <w:rPr>
              <w:rFonts w:hint="eastAsia"/>
              <w:b w:val="0"/>
              <w:bCs/>
            </w:rPr>
            <w:fldChar w:fldCharType="end"/>
          </w:r>
          <w:r>
            <w:rPr>
              <w:rFonts w:hint="eastAsia"/>
              <w:b w:val="0"/>
              <w:bCs/>
            </w:rPr>
            <w:fldChar w:fldCharType="end"/>
          </w:r>
        </w:p>
        <w:p w14:paraId="6CAD9BE5">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"_Toc232613844" </w:instrText>
          </w:r>
          <w:r>
            <w:fldChar w:fldCharType="separate"/>
          </w:r>
          <w:r>
            <w:rPr>
              <w:rStyle w:val="34"/>
              <w:rFonts w:eastAsia="黑体" w:cs="Times New Roman"/>
              <w:b w:val="0"/>
              <w:bCs/>
            </w:rPr>
            <w:t>4.4.1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基本思想</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_Toc232613844 \h</w:instrText>
          </w:r>
          <w:r>
            <w:rPr>
              <w:rFonts w:hint="eastAsia"/>
              <w:b w:val="0"/>
              <w:bCs/>
            </w:rPr>
            <w:instrText xml:space="preserve"> </w:instrText>
          </w:r>
          <w:r>
            <w:rPr>
              <w:rFonts w:hint="eastAsia"/>
              <w:b w:val="0"/>
              <w:bCs/>
            </w:rPr>
            <w:fldChar w:fldCharType="separate"/>
          </w:r>
          <w:r>
            <w:rPr>
              <w:rFonts w:cs="Times New Roman"/>
              <w:b w:val="0"/>
              <w:bCs/>
            </w:rPr>
            <w:t>30</w:t>
          </w:r>
          <w:r>
            <w:rPr>
              <w:rFonts w:hint="eastAsia"/>
              <w:b w:val="0"/>
              <w:bCs/>
            </w:rPr>
            <w:fldChar w:fldCharType="end"/>
          </w:r>
          <w:r>
            <w:rPr>
              <w:rFonts w:hint="eastAsia"/>
              <w:b w:val="0"/>
              <w:bCs/>
            </w:rPr>
            <w:fldChar w:fldCharType="end"/>
          </w:r>
        </w:p>
        <w:p w14:paraId="5B4294EE">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"_Toc232613845" </w:instrText>
          </w:r>
          <w:r>
            <w:fldChar w:fldCharType="separate"/>
          </w:r>
          <w:r>
            <w:rPr>
              <w:rStyle w:val="34"/>
              <w:rFonts w:eastAsia="黑体" w:cs="Times New Roman"/>
              <w:b w:val="0"/>
              <w:bCs/>
            </w:rPr>
            <w:t>4.4.2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算法步骤</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_Toc232613845 \h</w:instrText>
          </w:r>
          <w:r>
            <w:rPr>
              <w:rFonts w:hint="eastAsia"/>
              <w:b w:val="0"/>
              <w:bCs/>
            </w:rPr>
            <w:instrText xml:space="preserve"> </w:instrText>
          </w:r>
          <w:r>
            <w:rPr>
              <w:rFonts w:hint="eastAsia"/>
              <w:b w:val="0"/>
              <w:bCs/>
            </w:rPr>
            <w:fldChar w:fldCharType="separate"/>
          </w:r>
          <w:r>
            <w:rPr>
              <w:rFonts w:cs="Times New Roman"/>
              <w:b w:val="0"/>
              <w:bCs/>
            </w:rPr>
            <w:t>30</w:t>
          </w:r>
          <w:r>
            <w:rPr>
              <w:rFonts w:hint="eastAsia"/>
              <w:b w:val="0"/>
              <w:bCs/>
            </w:rPr>
            <w:fldChar w:fldCharType="end"/>
          </w:r>
          <w:r>
            <w:rPr>
              <w:rFonts w:hint="eastAsia"/>
              <w:b w:val="0"/>
              <w:bCs/>
            </w:rPr>
            <w:fldChar w:fldCharType="end"/>
          </w:r>
        </w:p>
        <w:p w14:paraId="2458484D">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"_Toc232613846" </w:instrText>
          </w:r>
          <w:r>
            <w:fldChar w:fldCharType="separate"/>
          </w:r>
          <w:r>
            <w:rPr>
              <w:rStyle w:val="34"/>
              <w:rFonts w:eastAsia="黑体" w:cs="Times New Roman"/>
              <w:b w:val="0"/>
              <w:bCs/>
            </w:rPr>
            <w:t>4.4.3</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拓扑与质量控制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_Toc232613846 \h</w:instrText>
          </w:r>
          <w:r>
            <w:rPr>
              <w:rFonts w:hint="eastAsia"/>
              <w:b w:val="0"/>
              <w:bCs/>
            </w:rPr>
            <w:instrText xml:space="preserve"> </w:instrText>
          </w:r>
          <w:r>
            <w:rPr>
              <w:rFonts w:hint="eastAsia"/>
              <w:b w:val="0"/>
              <w:bCs/>
            </w:rPr>
            <w:fldChar w:fldCharType="separate"/>
          </w:r>
          <w:r>
            <w:rPr>
              <w:rFonts w:cs="Times New Roman"/>
              <w:b w:val="0"/>
              <w:bCs/>
            </w:rPr>
            <w:t>30</w:t>
          </w:r>
          <w:r>
            <w:rPr>
              <w:rFonts w:hint="eastAsia"/>
              <w:b w:val="0"/>
              <w:bCs/>
            </w:rPr>
            <w:fldChar w:fldCharType="end"/>
          </w:r>
          <w:r>
            <w:rPr>
              <w:rFonts w:hint="eastAsia"/>
              <w:b w:val="0"/>
              <w:bCs/>
            </w:rPr>
            <w:fldChar w:fldCharType="end"/>
          </w:r>
        </w:p>
        <w:p w14:paraId="69DA83A4">
          <w:pPr>
            <w:pStyle w:val="15"/>
            <w:tabs>
              <w:tab w:val="left" w:pos="110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"_Toc232613847" </w:instrText>
          </w:r>
          <w:r>
            <w:fldChar w:fldCharType="separate"/>
          </w:r>
          <w:r>
            <w:rPr>
              <w:rStyle w:val="34"/>
              <w:rFonts w:eastAsia="黑体" w:cs="Times New Roman"/>
              <w:b w:val="0"/>
              <w:bCs/>
            </w:rPr>
            <w:t>4.5</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远场四面体网格生成（八叉树驱动）</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_Toc232613847 \h</w:instrText>
          </w:r>
          <w:r>
            <w:rPr>
              <w:rFonts w:hint="eastAsia"/>
              <w:b w:val="0"/>
              <w:bCs/>
            </w:rPr>
            <w:instrText xml:space="preserve"> </w:instrText>
          </w:r>
          <w:r>
            <w:rPr>
              <w:rFonts w:hint="eastAsia"/>
              <w:b w:val="0"/>
              <w:bCs/>
            </w:rPr>
            <w:fldChar w:fldCharType="separate"/>
          </w:r>
          <w:r>
            <w:rPr>
              <w:rFonts w:cs="Times New Roman"/>
              <w:b w:val="0"/>
              <w:bCs/>
            </w:rPr>
            <w:t>31</w:t>
          </w:r>
          <w:r>
            <w:rPr>
              <w:rFonts w:hint="eastAsia"/>
              <w:b w:val="0"/>
              <w:bCs/>
            </w:rPr>
            <w:fldChar w:fldCharType="end"/>
          </w:r>
          <w:r>
            <w:rPr>
              <w:rFonts w:hint="eastAsia"/>
              <w:b w:val="0"/>
              <w:bCs/>
            </w:rPr>
            <w:fldChar w:fldCharType="end"/>
          </w:r>
        </w:p>
        <w:p w14:paraId="7EF92A54">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"_Toc232613848" </w:instrText>
          </w:r>
          <w:r>
            <w:fldChar w:fldCharType="separate"/>
          </w:r>
          <w:r>
            <w:rPr>
              <w:rStyle w:val="34"/>
              <w:rFonts w:eastAsia="黑体" w:cs="Times New Roman"/>
              <w:b w:val="0"/>
              <w:bCs/>
            </w:rPr>
            <w:t>4.5.1</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节点与边数据结构</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_Toc232613848 \h</w:instrText>
          </w:r>
          <w:r>
            <w:rPr>
              <w:rFonts w:hint="eastAsia"/>
              <w:b w:val="0"/>
              <w:bCs/>
            </w:rPr>
            <w:instrText xml:space="preserve"> </w:instrText>
          </w:r>
          <w:r>
            <w:rPr>
              <w:rFonts w:hint="eastAsia"/>
              <w:b w:val="0"/>
              <w:bCs/>
            </w:rPr>
            <w:fldChar w:fldCharType="separate"/>
          </w:r>
          <w:r>
            <w:rPr>
              <w:rFonts w:cs="Times New Roman"/>
              <w:b w:val="0"/>
              <w:bCs/>
            </w:rPr>
            <w:t>31</w:t>
          </w:r>
          <w:r>
            <w:rPr>
              <w:rFonts w:hint="eastAsia"/>
              <w:b w:val="0"/>
              <w:bCs/>
            </w:rPr>
            <w:fldChar w:fldCharType="end"/>
          </w:r>
          <w:r>
            <w:rPr>
              <w:rFonts w:hint="eastAsia"/>
              <w:b w:val="0"/>
              <w:bCs/>
            </w:rPr>
            <w:fldChar w:fldCharType="end"/>
          </w:r>
        </w:p>
        <w:p w14:paraId="37D9CD1B">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"_Toc232613849" </w:instrText>
          </w:r>
          <w:r>
            <w:fldChar w:fldCharType="separate"/>
          </w:r>
          <w:r>
            <w:rPr>
              <w:rStyle w:val="34"/>
              <w:rFonts w:eastAsia="黑体" w:cs="Times New Roman"/>
              <w:b w:val="0"/>
              <w:bCs/>
            </w:rPr>
            <w:t>4.5.2</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节点细分策略</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_Toc232613849 \h</w:instrText>
          </w:r>
          <w:r>
            <w:rPr>
              <w:rFonts w:hint="eastAsia"/>
              <w:b w:val="0"/>
              <w:bCs/>
            </w:rPr>
            <w:instrText xml:space="preserve"> </w:instrText>
          </w:r>
          <w:r>
            <w:rPr>
              <w:rFonts w:hint="eastAsia"/>
              <w:b w:val="0"/>
              <w:bCs/>
            </w:rPr>
            <w:fldChar w:fldCharType="separate"/>
          </w:r>
          <w:r>
            <w:rPr>
              <w:rFonts w:cs="Times New Roman"/>
              <w:b w:val="0"/>
              <w:bCs/>
            </w:rPr>
            <w:t>31</w:t>
          </w:r>
          <w:r>
            <w:rPr>
              <w:rFonts w:hint="eastAsia"/>
              <w:b w:val="0"/>
              <w:bCs/>
            </w:rPr>
            <w:fldChar w:fldCharType="end"/>
          </w:r>
          <w:r>
            <w:rPr>
              <w:rFonts w:hint="eastAsia"/>
              <w:b w:val="0"/>
              <w:bCs/>
            </w:rPr>
            <w:fldChar w:fldCharType="end"/>
          </w:r>
        </w:p>
        <w:p w14:paraId="399E5090">
          <w:pPr>
            <w:pStyle w:val="15"/>
            <w:tabs>
              <w:tab w:val="left" w:pos="1320"/>
              <w:tab w:val="right" w:leader="dot" w:pos="9344"/>
            </w:tabs>
            <w:rPr>
              <w:rFonts w:hint="eastAsia" w:asciiTheme="minorHAnsi" w:hAnsiTheme="minorHAnsi" w:eastAsiaTheme="minorEastAsia" w:cstheme="minorBidi"/>
              <w:b w:val="0"/>
              <w:bCs/>
              <w:sz w:val="22"/>
              <w:szCs w:val="24"/>
              <w14:ligatures w14:val="standardContextual"/>
            </w:rPr>
          </w:pPr>
          <w:r>
            <w:fldChar w:fldCharType="begin"/>
          </w:r>
          <w:r>
            <w:instrText xml:space="preserve"> HYPERLINK \l "_Toc232613850" </w:instrText>
          </w:r>
          <w:r>
            <w:fldChar w:fldCharType="separate"/>
          </w:r>
          <w:r>
            <w:rPr>
              <w:rStyle w:val="34"/>
              <w:rFonts w:eastAsia="黑体" w:cs="Times New Roman"/>
              <w:b w:val="0"/>
              <w:bCs/>
            </w:rPr>
            <w:t>4.5.3</w:t>
          </w:r>
          <w:r>
            <w:rPr>
              <w:rFonts w:hint="eastAsia" w:asciiTheme="minorHAnsi" w:hAnsiTheme="minorHAnsi" w:eastAsiaTheme="minorEastAsia" w:cstheme="minorBidi"/>
              <w:b w:val="0"/>
              <w:bCs/>
              <w:sz w:val="22"/>
              <w:szCs w:val="24"/>
              <w14:ligatures w14:val="standardContextual"/>
            </w:rPr>
            <w:tab/>
          </w:r>
          <w:r>
            <w:rPr>
              <w:rStyle w:val="34"/>
              <w:rFonts w:eastAsia="黑体" w:cs="Times New Roman"/>
              <w:b w:val="0"/>
              <w:bCs/>
            </w:rPr>
            <w:t>八叉树平衡与细分控制</w:t>
          </w:r>
          <w:r>
            <w:rPr>
              <w:rFonts w:hint="eastAsia"/>
              <w:b w:val="0"/>
              <w:bCs/>
            </w:rPr>
            <w:tab/>
          </w:r>
          <w:r>
            <w:rPr>
              <w:rFonts w:hint="eastAsia"/>
              <w:b w:val="0"/>
              <w:bCs/>
            </w:rPr>
            <w:fldChar w:fldCharType="begin"/>
          </w:r>
          <w:r>
            <w:rPr>
              <w:rFonts w:hint="eastAsia"/>
              <w:b w:val="0"/>
              <w:bCs/>
            </w:rPr>
            <w:instrText xml:space="preserve"> </w:instrText>
          </w:r>
          <w:r>
            <w:rPr>
              <w:b w:val="0"/>
              <w:bCs/>
            </w:rPr>
            <w:instrText xml:space="preserve">PAGEREF _Toc232613850 \h</w:instrText>
          </w:r>
          <w:r>
            <w:rPr>
              <w:rFonts w:hint="eastAsia"/>
              <w:b w:val="0"/>
              <w:bCs/>
            </w:rPr>
            <w:instrText xml:space="preserve"> </w:instrText>
          </w:r>
          <w:r>
            <w:rPr>
              <w:rFonts w:hint="eastAsia"/>
              <w:b w:val="0"/>
              <w:bCs/>
            </w:rPr>
            <w:fldChar w:fldCharType="separate"/>
          </w:r>
          <w:r>
            <w:rPr>
              <w:rFonts w:cs="Times New Roman"/>
              <w:b w:val="0"/>
              <w:bCs/>
            </w:rPr>
            <w:t>32</w:t>
          </w:r>
          <w:r>
            <w:rPr>
              <w:rFonts w:hint="eastAsia"/>
              <w:b w:val="0"/>
              <w:bCs/>
            </w:rPr>
            <w:fldChar w:fldCharType="end"/>
          </w:r>
          <w:r>
            <w:rPr>
              <w:rFonts w:hint="eastAsia"/>
              <w:b w:val="0"/>
              <w:bCs/>
            </w:rPr>
            <w:fldChar w:fldCharType="end"/>
          </w:r>
        </w:p>
        <w:p w14:paraId="0985704B">
          <w:pPr>
            <w:pStyle w:val="17"/>
            <w:tabs>
              <w:tab w:val="left" w:pos="480"/>
              <w:tab w:val="right" w:leader="dot" w:pos="9344"/>
            </w:tabs>
            <w:rPr>
              <w:rFonts w:hint="eastAsia" w:asciiTheme="minorHAnsi" w:hAnsiTheme="minorHAnsi" w:eastAsiaTheme="minorEastAsia" w:cstheme="minorBidi"/>
              <w:sz w:val="22"/>
              <w:szCs w:val="24"/>
              <w14:ligatures w14:val="standardContextual"/>
            </w:rPr>
          </w:pPr>
          <w:r>
            <w:fldChar w:fldCharType="begin"/>
          </w:r>
          <w:r>
            <w:instrText xml:space="preserve"> HYPERLINK \l "_Toc232613851" </w:instrText>
          </w:r>
          <w:r>
            <w:fldChar w:fldCharType="separate"/>
          </w:r>
          <w:r>
            <w:rPr>
              <w:rStyle w:val="34"/>
              <w:rFonts w:eastAsia="黑体" w:cs="Times New Roman"/>
            </w:rPr>
            <w:t>5</w:t>
          </w:r>
          <w:r>
            <w:rPr>
              <w:rFonts w:hint="eastAsia" w:asciiTheme="minorHAnsi" w:hAnsiTheme="minorHAnsi" w:eastAsiaTheme="minorEastAsia" w:cstheme="minorBidi"/>
              <w:sz w:val="22"/>
              <w:szCs w:val="24"/>
              <w14:ligatures w14:val="standardContextual"/>
            </w:rPr>
            <w:tab/>
          </w:r>
          <w:r>
            <w:rPr>
              <w:rStyle w:val="34"/>
              <w:rFonts w:eastAsia="黑体" w:cs="Times New Roman"/>
            </w:rPr>
            <w:t>总结</w:t>
          </w:r>
          <w:r>
            <w:rPr>
              <w:rFonts w:hint="eastAsia"/>
            </w:rPr>
            <w:tab/>
          </w:r>
          <w:r>
            <w:rPr>
              <w:rFonts w:hint="eastAsia"/>
            </w:rPr>
            <w:fldChar w:fldCharType="begin"/>
          </w:r>
          <w:r>
            <w:rPr>
              <w:rFonts w:hint="eastAsia"/>
            </w:rPr>
            <w:instrText xml:space="preserve"> </w:instrText>
          </w:r>
          <w:r>
            <w:instrText xml:space="preserve">PAGEREF _Toc232613851 \h</w:instrText>
          </w:r>
          <w:r>
            <w:rPr>
              <w:rFonts w:hint="eastAsia"/>
            </w:rPr>
            <w:instrText xml:space="preserve"> </w:instrText>
          </w:r>
          <w:r>
            <w:rPr>
              <w:rFonts w:hint="eastAsia"/>
            </w:rPr>
            <w:fldChar w:fldCharType="separate"/>
          </w:r>
          <w:r>
            <w:rPr>
              <w:rFonts w:cs="Times New Roman"/>
            </w:rPr>
            <w:t>32</w:t>
          </w:r>
          <w:r>
            <w:rPr>
              <w:rFonts w:hint="eastAsia"/>
            </w:rPr>
            <w:fldChar w:fldCharType="end"/>
          </w:r>
          <w:r>
            <w:rPr>
              <w:rFonts w:hint="eastAsia"/>
            </w:rPr>
            <w:fldChar w:fldCharType="end"/>
          </w:r>
        </w:p>
        <w:p w14:paraId="1EC852A5">
          <w:pPr>
            <w:spacing w:line="360" w:lineRule="auto"/>
            <w:rPr>
              <w:rFonts w:hint="eastAsia" w:ascii="Times New Roman" w:hAnsi="Times New Roman" w:cs="Times New Roman"/>
            </w:rPr>
          </w:pPr>
          <w:r>
            <w:rPr>
              <w:rFonts w:ascii="Times New Roman" w:hAnsi="Times New Roman" w:eastAsia="宋体" w:cs="Times New Roman"/>
              <w:bCs/>
              <w:sz w:val="28"/>
              <w:szCs w:val="28"/>
              <w:lang w:val="zh-CN"/>
            </w:rPr>
            <w:fldChar w:fldCharType="end"/>
          </w:r>
        </w:p>
      </w:sdtContent>
    </w:sdt>
    <w:p w14:paraId="0617389F">
      <w:pPr>
        <w:rPr>
          <w:rFonts w:ascii="Times New Roman" w:hAnsi="Times New Roman" w:cs="Times New Roman"/>
        </w:rPr>
      </w:pPr>
    </w:p>
    <w:p w14:paraId="43E3D379">
      <w:pPr>
        <w:rPr>
          <w:rFonts w:ascii="Times New Roman" w:hAnsi="Times New Roman" w:cs="Times New Roman"/>
        </w:rPr>
      </w:pPr>
    </w:p>
    <w:p w14:paraId="00202F26">
      <w:pPr>
        <w:widowControl/>
        <w:jc w:val="left"/>
        <w:rPr>
          <w:rFonts w:ascii="Times New Roman" w:hAnsi="Times New Roman" w:eastAsia="黑体" w:cs="Times New Roman"/>
          <w:b/>
          <w:bCs/>
          <w:kern w:val="44"/>
          <w:sz w:val="36"/>
          <w:szCs w:val="36"/>
        </w:rPr>
      </w:pPr>
      <w:r>
        <w:rPr>
          <w:rFonts w:eastAsia="黑体" w:cs="Times New Roman"/>
          <w:sz w:val="36"/>
          <w:szCs w:val="36"/>
        </w:rPr>
        <w:br w:type="page"/>
      </w:r>
    </w:p>
    <w:p w14:paraId="2AFB0490">
      <w:pPr>
        <w:pStyle w:val="2"/>
        <w:numPr>
          <w:ilvl w:val="0"/>
          <w:numId w:val="21"/>
        </w:numPr>
        <w:rPr>
          <w:rFonts w:eastAsia="黑体" w:cs="Times New Roman"/>
          <w:sz w:val="36"/>
          <w:szCs w:val="36"/>
        </w:rPr>
        <w:sectPr>
          <w:footerReference r:id="rId10" w:type="first"/>
          <w:headerReference r:id="rId9" w:type="default"/>
          <w:pgSz w:w="11906" w:h="16838"/>
          <w:pgMar w:top="1588" w:right="1134" w:bottom="1134" w:left="1418" w:header="1021" w:footer="851" w:gutter="0"/>
          <w:pgNumType w:fmt="lowerRoman" w:start="1"/>
          <w:cols w:space="425" w:num="1"/>
          <w:titlePg/>
          <w:docGrid w:linePitch="326" w:charSpace="0"/>
        </w:sectPr>
      </w:pPr>
      <w:bookmarkStart w:id="0" w:name="_Toc232613795"/>
    </w:p>
    <w:p w14:paraId="19CFEC33">
      <w:pPr>
        <w:pStyle w:val="2"/>
        <w:numPr>
          <w:ilvl w:val="0"/>
          <w:numId w:val="21"/>
        </w:numPr>
        <w:rPr>
          <w:rFonts w:eastAsia="黑体" w:cs="Times New Roman"/>
          <w:sz w:val="36"/>
          <w:szCs w:val="36"/>
        </w:rPr>
      </w:pPr>
      <w:r>
        <w:rPr>
          <w:rFonts w:eastAsia="黑体" w:cs="Times New Roman"/>
          <w:sz w:val="36"/>
          <w:szCs w:val="36"/>
        </w:rPr>
        <w:t>概述</w:t>
      </w:r>
      <w:bookmarkEnd w:id="0"/>
      <w:r>
        <w:rPr>
          <w:rFonts w:eastAsia="黑体" w:cs="Times New Roman"/>
          <w:sz w:val="36"/>
          <w:szCs w:val="36"/>
        </w:rPr>
        <w:t xml:space="preserve"> </w:t>
      </w:r>
    </w:p>
    <w:p w14:paraId="407DDDAE">
      <w:pPr>
        <w:pStyle w:val="67"/>
        <w:spacing w:line="360" w:lineRule="auto"/>
        <w:ind w:firstLine="480"/>
        <w:rPr>
          <w:ins w:id="1" w:author="张瑞鹏" w:date="2026-06-18T14:04:57Z"/>
          <w:rFonts w:ascii="宋体" w:hAnsi="宋体" w:eastAsia="宋体" w:cs="Times New Roman"/>
          <w:sz w:val="24"/>
          <w:szCs w:val="24"/>
        </w:rPr>
        <w:pPrChange w:id="0" w:author="张瑞鹏" w:date="2026-06-18T14:04:56Z">
          <w:pPr>
            <w:pStyle w:val="67"/>
            <w:spacing w:line="360" w:lineRule="auto"/>
            <w:ind w:firstLine="480"/>
          </w:pPr>
        </w:pPrChange>
      </w:pPr>
      <w:r>
        <w:rPr>
          <w:rFonts w:hint="eastAsia" w:ascii="宋体" w:hAnsi="宋体" w:eastAsia="宋体" w:cs="Times New Roman"/>
          <w:sz w:val="24"/>
          <w:szCs w:val="24"/>
        </w:rPr>
        <w:t>浙江大学</w:t>
      </w:r>
      <w:r>
        <w:rPr>
          <w:rFonts w:ascii="宋体" w:hAnsi="宋体" w:eastAsia="宋体" w:cs="Times New Roman"/>
          <w:sz w:val="24"/>
          <w:szCs w:val="24"/>
        </w:rPr>
        <w:t>团队面向粘性流动模拟对高质量粘性边界层混合网格生成的急迫需求，研发与集成以六面体为主的边界层混合网格生成算法模块，实现对流体域的高质量粘性边界层混合网格自动生成。针对测试案例，完成边界层混合网格生成算法模块的验证测试。</w:t>
      </w:r>
    </w:p>
    <w:p w14:paraId="418142F0">
      <w:pPr>
        <w:pStyle w:val="67"/>
        <w:spacing w:line="360" w:lineRule="auto"/>
        <w:ind w:firstLine="480"/>
        <w:rPr>
          <w:del w:id="3" w:author="张瑞鹏" w:date="2026-06-18T14:03:15Z"/>
          <w:rFonts w:ascii="宋体" w:hAnsi="宋体" w:eastAsia="宋体" w:cs="Times New Roman"/>
          <w:sz w:val="24"/>
          <w:szCs w:val="24"/>
        </w:rPr>
        <w:pPrChange w:id="2" w:author="张瑞鹏" w:date="2026-06-18T14:04:56Z">
          <w:pPr>
            <w:pStyle w:val="67"/>
            <w:spacing w:line="360" w:lineRule="auto"/>
            <w:ind w:firstLine="480"/>
          </w:pPr>
        </w:pPrChange>
      </w:pPr>
      <w:r>
        <w:rPr>
          <w:rFonts w:ascii="宋体" w:hAnsi="宋体" w:eastAsia="宋体" w:cs="Times New Roman"/>
          <w:sz w:val="24"/>
          <w:szCs w:val="24"/>
        </w:rPr>
        <w:t>其中，</w:t>
      </w:r>
    </w:p>
    <w:p w14:paraId="418142F0">
      <w:pPr>
        <w:pStyle w:val="67"/>
        <w:spacing w:line="360" w:lineRule="auto"/>
        <w:ind w:firstLine="480"/>
        <w:rPr>
          <w:rFonts w:ascii="宋体" w:hAnsi="宋体" w:eastAsia="宋体" w:cs="Times New Roman"/>
          <w:sz w:val="24"/>
          <w:szCs w:val="24"/>
        </w:rPr>
        <w:pPrChange w:id="4" w:author="张瑞鹏" w:date="2026-06-18T14:04:56Z">
          <w:pPr>
            <w:pStyle w:val="67"/>
            <w:spacing w:line="360" w:lineRule="auto"/>
            <w:ind w:firstLine="480"/>
          </w:pPr>
        </w:pPrChange>
      </w:pPr>
      <w:r>
        <w:rPr>
          <w:rFonts w:ascii="宋体" w:hAnsi="宋体" w:eastAsia="宋体" w:cs="Times New Roman"/>
          <w:sz w:val="24"/>
          <w:szCs w:val="24"/>
        </w:rPr>
        <w:t>前沿点法向计算算法模块具备复杂几何构型下的六面体占优边界层棱柱网格自动生成功能，可支撑飞行器气动分析、叶轮机械内流仿真等对近壁分辨率要求高的</w:t>
      </w:r>
      <w:r>
        <w:rPr>
          <w:rFonts w:eastAsia="宋体" w:cs="Times New Roman"/>
          <w:sz w:val="24"/>
          <w:szCs w:val="24"/>
        </w:rPr>
        <w:t>CFD</w:t>
      </w:r>
      <w:r>
        <w:rPr>
          <w:rFonts w:ascii="宋体" w:hAnsi="宋体" w:eastAsia="宋体" w:cs="Times New Roman"/>
          <w:sz w:val="24"/>
          <w:szCs w:val="24"/>
        </w:rPr>
        <w:t>场景网格前处理。与</w:t>
      </w:r>
      <w:r>
        <w:rPr>
          <w:rFonts w:eastAsia="宋体" w:cs="Times New Roman"/>
          <w:sz w:val="24"/>
          <w:szCs w:val="24"/>
        </w:rPr>
        <w:t>ANSYS</w:t>
      </w:r>
      <w:r>
        <w:rPr>
          <w:rFonts w:ascii="宋体" w:hAnsi="宋体" w:eastAsia="宋体" w:cs="Times New Roman"/>
          <w:sz w:val="24"/>
          <w:szCs w:val="24"/>
        </w:rPr>
        <w:t xml:space="preserve"> </w:t>
      </w:r>
      <w:r>
        <w:rPr>
          <w:rFonts w:eastAsia="宋体" w:cs="Times New Roman"/>
          <w:sz w:val="24"/>
          <w:szCs w:val="24"/>
        </w:rPr>
        <w:t>Fluent</w:t>
      </w:r>
      <w:r>
        <w:rPr>
          <w:rFonts w:ascii="宋体" w:hAnsi="宋体" w:eastAsia="宋体" w:cs="Times New Roman"/>
          <w:sz w:val="24"/>
          <w:szCs w:val="24"/>
        </w:rPr>
        <w:t xml:space="preserve"> </w:t>
      </w:r>
      <w:r>
        <w:rPr>
          <w:rFonts w:eastAsia="宋体" w:cs="Times New Roman"/>
          <w:sz w:val="24"/>
          <w:szCs w:val="24"/>
        </w:rPr>
        <w:t>Meshing</w:t>
      </w:r>
      <w:r>
        <w:rPr>
          <w:rFonts w:ascii="宋体" w:hAnsi="宋体" w:eastAsia="宋体" w:cs="Times New Roman"/>
          <w:sz w:val="24"/>
          <w:szCs w:val="24"/>
        </w:rPr>
        <w:t>传统棱柱层边界层生成功能相比，本模块采用多方案组合的前沿点法向计算策略，避免了单一法向计算在复杂曲面处的网格畸变问题；同时针对狭缝等窄间隙区域配置自适应步长修正机制，同等网格规模下</w:t>
      </w:r>
      <w:r>
        <w:rPr>
          <w:rFonts w:eastAsia="宋体" w:cs="Times New Roman"/>
          <w:sz w:val="24"/>
          <w:szCs w:val="24"/>
        </w:rPr>
        <w:t>Skewness</w:t>
      </w:r>
      <w:r>
        <w:rPr>
          <w:rFonts w:ascii="宋体" w:hAnsi="宋体" w:eastAsia="宋体" w:cs="Times New Roman"/>
          <w:sz w:val="24"/>
          <w:szCs w:val="24"/>
        </w:rPr>
        <w:t>＞</w:t>
      </w:r>
      <w:r>
        <w:rPr>
          <w:rFonts w:eastAsia="宋体" w:cs="Times New Roman"/>
          <w:sz w:val="24"/>
          <w:szCs w:val="24"/>
        </w:rPr>
        <w:t>0</w:t>
      </w:r>
      <w:r>
        <w:rPr>
          <w:rFonts w:ascii="宋体" w:hAnsi="宋体" w:eastAsia="宋体" w:cs="Times New Roman"/>
          <w:sz w:val="24"/>
          <w:szCs w:val="24"/>
        </w:rPr>
        <w:t>.</w:t>
      </w:r>
      <w:r>
        <w:rPr>
          <w:rFonts w:eastAsia="宋体" w:cs="Times New Roman"/>
          <w:sz w:val="24"/>
          <w:szCs w:val="24"/>
        </w:rPr>
        <w:t>9</w:t>
      </w:r>
      <w:r>
        <w:rPr>
          <w:rFonts w:ascii="宋体" w:hAnsi="宋体" w:eastAsia="宋体" w:cs="Times New Roman"/>
          <w:sz w:val="24"/>
          <w:szCs w:val="24"/>
        </w:rPr>
        <w:t>的劣质单元占比不超过其</w:t>
      </w:r>
      <w:r>
        <w:rPr>
          <w:rFonts w:eastAsia="宋体" w:cs="Times New Roman"/>
          <w:sz w:val="24"/>
          <w:szCs w:val="24"/>
        </w:rPr>
        <w:t>120</w:t>
      </w:r>
      <w:r>
        <w:rPr>
          <w:rFonts w:ascii="宋体" w:hAnsi="宋体" w:eastAsia="宋体" w:cs="Times New Roman"/>
          <w:sz w:val="24"/>
          <w:szCs w:val="24"/>
        </w:rPr>
        <w:t>%，网格质量稳定性</w:t>
      </w:r>
      <w:del w:id="5" w:author="张瑞鹏" w:date="2026-06-18T14:04:24Z">
        <w:r>
          <w:rPr>
            <w:rFonts w:hint="default" w:ascii="宋体" w:hAnsi="宋体" w:eastAsia="宋体" w:cs="Times New Roman"/>
            <w:sz w:val="24"/>
            <w:szCs w:val="24"/>
            <w:lang w:val="en-US"/>
          </w:rPr>
          <w:delText>更优</w:delText>
        </w:r>
      </w:del>
      <w:ins w:id="6" w:author="张瑞鹏" w:date="2026-06-18T14:04:26Z">
        <w:r>
          <w:rPr>
            <w:rFonts w:hint="eastAsia" w:ascii="宋体" w:hAnsi="宋体" w:eastAsia="宋体" w:cs="Times New Roman"/>
            <w:sz w:val="24"/>
            <w:szCs w:val="24"/>
            <w:lang w:val="en-US" w:eastAsia="zh-CN"/>
          </w:rPr>
          <w:t>优秀</w:t>
        </w:r>
      </w:ins>
      <w:r>
        <w:rPr>
          <w:rFonts w:ascii="宋体" w:hAnsi="宋体" w:eastAsia="宋体" w:cs="Times New Roman"/>
          <w:sz w:val="24"/>
          <w:szCs w:val="24"/>
        </w:rPr>
        <w:t>。</w:t>
      </w:r>
    </w:p>
    <w:p w14:paraId="55D1369A">
      <w:pPr>
        <w:pStyle w:val="67"/>
        <w:spacing w:line="360" w:lineRule="auto"/>
        <w:ind w:firstLine="480"/>
        <w:rPr>
          <w:rFonts w:ascii="宋体" w:hAnsi="宋体" w:eastAsia="宋体" w:cs="Times New Roman"/>
          <w:sz w:val="24"/>
          <w:szCs w:val="24"/>
        </w:rPr>
      </w:pPr>
      <w:r>
        <w:rPr>
          <w:rFonts w:ascii="宋体" w:hAnsi="宋体" w:eastAsia="宋体" w:cs="Times New Roman"/>
          <w:sz w:val="24"/>
          <w:szCs w:val="24"/>
        </w:rPr>
        <w:t>凹凸角点处边界层网格生成特殊处理算法模块具备凹角、凸角等特殊几何特征的定制化边界层网格生成功能，可解决常规边界层算法在凹角处网格相交、凸角处单元反转的行业共性痛点。与通用边界层网格工具相比，本模块针对凹角区域设计了高正交性网格分布优化逻辑，针对凸角区域采用多法向计算+虚拟网格压印技术，可覆盖尖锐棱边、狭窄凸台等传统算法易失效的场景，大幅提升复杂几何下的边界层生成成功率。</w:t>
      </w:r>
    </w:p>
    <w:p w14:paraId="6A5E8F1A">
      <w:pPr>
        <w:pStyle w:val="67"/>
        <w:spacing w:line="360" w:lineRule="auto"/>
        <w:ind w:firstLine="480"/>
        <w:rPr>
          <w:rFonts w:ascii="宋体" w:hAnsi="宋体" w:eastAsia="宋体" w:cs="Times New Roman"/>
          <w:sz w:val="24"/>
          <w:szCs w:val="24"/>
        </w:rPr>
      </w:pPr>
      <w:r>
        <w:rPr>
          <w:rFonts w:ascii="宋体" w:hAnsi="宋体" w:eastAsia="宋体" w:cs="Times New Roman"/>
          <w:sz w:val="24"/>
          <w:szCs w:val="24"/>
        </w:rPr>
        <w:t>远场及过渡区网格生成算法模块具备八叉树远场六面体网格自适应生成、近远场网格平滑过渡功能，可支撑从近壁边界层到远场计算域的全流域网格一体化构建。与常规非结构远场网格方案相比，本模块基于八叉树的结构化</w:t>
      </w:r>
      <w:del w:id="7" w:author="张瑞鹏" w:date="2026-06-18T14:05:55Z">
        <w:r>
          <w:rPr>
            <w:rFonts w:hint="default" w:ascii="宋体" w:hAnsi="宋体" w:eastAsia="宋体" w:cs="Times New Roman"/>
            <w:sz w:val="24"/>
            <w:szCs w:val="24"/>
            <w:lang w:val="en-US"/>
          </w:rPr>
          <w:delText>六面体</w:delText>
        </w:r>
      </w:del>
      <w:ins w:id="8" w:author="张瑞鹏" w:date="2026-06-18T14:05:56Z">
        <w:r>
          <w:rPr>
            <w:rFonts w:hint="eastAsia" w:ascii="宋体" w:hAnsi="宋体" w:eastAsia="宋体" w:cs="Times New Roman"/>
            <w:sz w:val="24"/>
            <w:szCs w:val="24"/>
            <w:lang w:val="en-US" w:eastAsia="zh-CN"/>
          </w:rPr>
          <w:t>四面体</w:t>
        </w:r>
      </w:ins>
      <w:r>
        <w:rPr>
          <w:rFonts w:ascii="宋体" w:hAnsi="宋体" w:eastAsia="宋体" w:cs="Times New Roman"/>
          <w:sz w:val="24"/>
          <w:szCs w:val="24"/>
        </w:rPr>
        <w:t>远场网格数值耗散更低，且过渡区采用拓扑+质量双优化策略，可实现边界层六面体与远场</w:t>
      </w:r>
      <w:del w:id="9" w:author="张瑞鹏" w:date="2026-06-18T14:06:05Z">
        <w:r>
          <w:rPr>
            <w:rFonts w:hint="default" w:ascii="宋体" w:hAnsi="宋体" w:eastAsia="宋体" w:cs="Times New Roman"/>
            <w:sz w:val="24"/>
            <w:szCs w:val="24"/>
            <w:lang w:val="en-US"/>
          </w:rPr>
          <w:delText>六</w:delText>
        </w:r>
      </w:del>
      <w:ins w:id="10" w:author="张瑞鹏" w:date="2026-06-18T14:06:06Z">
        <w:r>
          <w:rPr>
            <w:rFonts w:hint="eastAsia" w:ascii="宋体" w:hAnsi="宋体" w:eastAsia="宋体" w:cs="Times New Roman"/>
            <w:sz w:val="24"/>
            <w:szCs w:val="24"/>
            <w:lang w:val="en-US" w:eastAsia="zh-CN"/>
          </w:rPr>
          <w:t>四</w:t>
        </w:r>
      </w:ins>
      <w:r>
        <w:rPr>
          <w:rFonts w:ascii="宋体" w:hAnsi="宋体" w:eastAsia="宋体" w:cs="Times New Roman"/>
          <w:sz w:val="24"/>
          <w:szCs w:val="24"/>
        </w:rPr>
        <w:t>面体的</w:t>
      </w:r>
      <w:del w:id="11" w:author="张瑞鹏" w:date="2026-06-18T14:06:14Z">
        <w:r>
          <w:rPr>
            <w:rFonts w:hint="default" w:ascii="宋体" w:hAnsi="宋体" w:eastAsia="宋体" w:cs="Times New Roman"/>
            <w:sz w:val="24"/>
            <w:szCs w:val="24"/>
            <w:lang w:val="en-US"/>
          </w:rPr>
          <w:delText>点对点无缝衔接</w:delText>
        </w:r>
      </w:del>
      <w:ins w:id="12" w:author="张瑞鹏" w:date="2026-06-18T14:06:16Z">
        <w:r>
          <w:rPr>
            <w:rFonts w:hint="eastAsia" w:ascii="宋体" w:hAnsi="宋体" w:eastAsia="宋体" w:cs="Times New Roman"/>
            <w:sz w:val="24"/>
            <w:szCs w:val="24"/>
            <w:lang w:val="en-US" w:eastAsia="zh-CN"/>
          </w:rPr>
          <w:t>平滑</w:t>
        </w:r>
      </w:ins>
      <w:ins w:id="13" w:author="张瑞鹏" w:date="2026-06-18T14:06:18Z">
        <w:r>
          <w:rPr>
            <w:rFonts w:hint="eastAsia" w:ascii="宋体" w:hAnsi="宋体" w:eastAsia="宋体" w:cs="Times New Roman"/>
            <w:sz w:val="24"/>
            <w:szCs w:val="24"/>
            <w:lang w:val="en-US" w:eastAsia="zh-CN"/>
          </w:rPr>
          <w:t>金字塔</w:t>
        </w:r>
      </w:ins>
      <w:ins w:id="14" w:author="张瑞鹏" w:date="2026-06-18T14:06:19Z">
        <w:r>
          <w:rPr>
            <w:rFonts w:hint="eastAsia" w:ascii="宋体" w:hAnsi="宋体" w:eastAsia="宋体" w:cs="Times New Roman"/>
            <w:sz w:val="24"/>
            <w:szCs w:val="24"/>
            <w:lang w:val="en-US" w:eastAsia="zh-CN"/>
          </w:rPr>
          <w:t>过渡</w:t>
        </w:r>
      </w:ins>
      <w:r>
        <w:rPr>
          <w:rFonts w:ascii="宋体" w:hAnsi="宋体" w:eastAsia="宋体" w:cs="Times New Roman"/>
          <w:sz w:val="24"/>
          <w:szCs w:val="24"/>
        </w:rPr>
        <w:t>，无需额外插值处理即可直接导入求解器计算，提升仿真效率。</w:t>
      </w:r>
    </w:p>
    <w:p w14:paraId="48000EFF">
      <w:pPr>
        <w:pStyle w:val="67"/>
        <w:spacing w:line="360" w:lineRule="auto"/>
        <w:ind w:firstLine="480"/>
        <w:rPr>
          <w:rFonts w:ascii="宋体" w:hAnsi="宋体" w:eastAsia="宋体" w:cs="Times New Roman"/>
          <w:sz w:val="24"/>
          <w:szCs w:val="24"/>
        </w:rPr>
      </w:pPr>
      <w:r>
        <w:rPr>
          <w:rFonts w:ascii="宋体" w:hAnsi="宋体" w:eastAsia="宋体" w:cs="Times New Roman"/>
          <w:color w:val="000000" w:themeColor="text1"/>
          <w:sz w:val="24"/>
          <w:szCs w:val="24"/>
          <w14:textFill>
            <w14:solidFill>
              <w14:schemeClr w14:val="tx1"/>
            </w14:solidFill>
          </w14:textFill>
        </w:rPr>
        <w:t>本文档从</w:t>
      </w:r>
      <w:r>
        <w:rPr>
          <w:rFonts w:hint="eastAsia" w:ascii="宋体" w:hAnsi="宋体" w:eastAsia="宋体" w:cs="Times New Roman"/>
          <w:color w:val="000000" w:themeColor="text1"/>
          <w:sz w:val="24"/>
          <w:szCs w:val="24"/>
          <w14:textFill>
            <w14:solidFill>
              <w14:schemeClr w14:val="tx1"/>
            </w14:solidFill>
          </w14:textFill>
        </w:rPr>
        <w:t>理论</w:t>
      </w:r>
      <w:r>
        <w:rPr>
          <w:rFonts w:ascii="宋体" w:hAnsi="宋体" w:eastAsia="宋体" w:cs="Times New Roman"/>
          <w:color w:val="000000" w:themeColor="text1"/>
          <w:sz w:val="24"/>
          <w:szCs w:val="24"/>
          <w14:textFill>
            <w14:solidFill>
              <w14:schemeClr w14:val="tx1"/>
            </w14:solidFill>
          </w14:textFill>
        </w:rPr>
        <w:t>、数值实现、计算流程等方面对以上模块研发的科学性、可行性进行了分析，给出了详细的理论依据。</w:t>
      </w:r>
    </w:p>
    <w:p w14:paraId="454C2D12">
      <w:pPr>
        <w:pStyle w:val="2"/>
        <w:numPr>
          <w:ilvl w:val="0"/>
          <w:numId w:val="21"/>
        </w:numPr>
        <w:rPr>
          <w:rFonts w:eastAsia="黑体" w:cs="Times New Roman"/>
          <w:sz w:val="36"/>
          <w:szCs w:val="36"/>
        </w:rPr>
      </w:pPr>
      <w:bookmarkStart w:id="1" w:name="_Toc232613796"/>
      <w:r>
        <w:rPr>
          <w:rFonts w:eastAsia="黑体" w:cs="Times New Roman"/>
          <w:sz w:val="36"/>
          <w:szCs w:val="36"/>
        </w:rPr>
        <w:t>前沿点法向计算算法模块</w:t>
      </w:r>
      <w:bookmarkEnd w:id="1"/>
    </w:p>
    <w:p w14:paraId="0BB4335A">
      <w:pPr>
        <w:widowControl/>
        <w:spacing w:line="360" w:lineRule="auto"/>
        <w:ind w:firstLine="480" w:firstLineChars="200"/>
        <w:rPr>
          <w:rFonts w:ascii="Times New Roman" w:hAnsi="Times New Roman" w:eastAsia="宋体" w:cs="Times New Roman"/>
          <w:sz w:val="24"/>
          <w:szCs w:val="20"/>
        </w:rPr>
      </w:pPr>
      <w:r>
        <w:rPr>
          <w:rFonts w:hint="eastAsia" w:ascii="Times New Roman" w:hAnsi="Times New Roman" w:eastAsia="宋体" w:cs="Times New Roman"/>
          <w:sz w:val="24"/>
          <w:szCs w:val="20"/>
        </w:rPr>
        <w:t>算法模块的</w:t>
      </w:r>
      <w:r>
        <w:rPr>
          <w:rFonts w:ascii="Times New Roman" w:hAnsi="Times New Roman" w:eastAsia="宋体" w:cs="Times New Roman"/>
          <w:sz w:val="24"/>
          <w:szCs w:val="20"/>
        </w:rPr>
        <w:t>核心步骤是前沿点沿法向的计算和推进步长的确定。已有方法在这两步中采用基于局部贪婪思想的策略，仅依赖局部几何特征和单元形态进行推进，容易导致法向失效、全局或局部单元相交等问题。为保证算法收敛，这些方法往往不得不引入大量低质量的非结构化单元，结果造成边界层推进不充分、局部单元形体不理想，以及边界层六面体网格与外部非结构网格之间的衔接不合理等诸多不足。在局部前沿层进法中，前沿点层进法向的计算则是通过分析该点的</w:t>
      </w:r>
      <w:del w:id="15" w:author="张瑞鹏" w:date="2026-06-18T14:07:27Z">
        <w:r>
          <w:rPr>
            <w:rFonts w:hint="default" w:ascii="Times New Roman" w:hAnsi="Times New Roman" w:eastAsia="宋体" w:cs="Times New Roman"/>
            <w:sz w:val="24"/>
            <w:szCs w:val="20"/>
            <w:lang w:val="en-US"/>
          </w:rPr>
          <w:delText>1-rings</w:delText>
        </w:r>
      </w:del>
      <w:ins w:id="16" w:author="张瑞鹏" w:date="2026-06-18T14:07:28Z">
        <w:r>
          <w:rPr>
            <w:rFonts w:hint="eastAsia" w:ascii="Times New Roman" w:hAnsi="Times New Roman" w:eastAsia="宋体" w:cs="Times New Roman"/>
            <w:sz w:val="24"/>
            <w:szCs w:val="20"/>
            <w:lang w:val="en-US" w:eastAsia="zh-CN"/>
          </w:rPr>
          <w:t>周围</w:t>
        </w:r>
      </w:ins>
      <w:ins w:id="17" w:author="张瑞鹏" w:date="2026-06-18T14:07:39Z">
        <w:r>
          <w:rPr>
            <w:rFonts w:hint="eastAsia" w:ascii="Times New Roman" w:hAnsi="Times New Roman" w:eastAsia="宋体" w:cs="Times New Roman"/>
            <w:sz w:val="24"/>
            <w:szCs w:val="20"/>
            <w:lang w:val="en-US" w:eastAsia="zh-CN"/>
          </w:rPr>
          <w:t>邻</w:t>
        </w:r>
      </w:ins>
      <w:ins w:id="18" w:author="张瑞鹏" w:date="2026-06-18T14:07:41Z">
        <w:r>
          <w:rPr>
            <w:rFonts w:hint="eastAsia" w:ascii="Times New Roman" w:hAnsi="Times New Roman" w:eastAsia="宋体" w:cs="Times New Roman"/>
            <w:sz w:val="24"/>
            <w:szCs w:val="20"/>
            <w:lang w:val="en-US" w:eastAsia="zh-CN"/>
          </w:rPr>
          <w:t>面</w:t>
        </w:r>
      </w:ins>
      <w:r>
        <w:rPr>
          <w:rFonts w:ascii="Times New Roman" w:hAnsi="Times New Roman" w:eastAsia="宋体" w:cs="Times New Roman"/>
          <w:sz w:val="24"/>
          <w:szCs w:val="20"/>
        </w:rPr>
        <w:t>而得到，通常做法是将该点的</w:t>
      </w:r>
      <w:ins w:id="19" w:author="张瑞鹏" w:date="2026-06-18T14:07:49Z">
        <w:r>
          <w:rPr>
            <w:rFonts w:hint="eastAsia" w:ascii="Times New Roman" w:hAnsi="Times New Roman" w:eastAsia="宋体" w:cs="Times New Roman"/>
            <w:sz w:val="24"/>
            <w:szCs w:val="20"/>
            <w:lang w:val="en-US" w:eastAsia="zh-CN"/>
          </w:rPr>
          <w:t>周围</w:t>
        </w:r>
      </w:ins>
      <w:del w:id="20" w:author="张瑞鹏" w:date="2026-06-18T14:07:47Z">
        <w:r>
          <w:rPr>
            <w:rFonts w:ascii="Times New Roman" w:hAnsi="Times New Roman" w:eastAsia="宋体" w:cs="Times New Roman"/>
            <w:sz w:val="24"/>
            <w:szCs w:val="20"/>
          </w:rPr>
          <w:delText>各1</w:delText>
        </w:r>
      </w:del>
      <w:del w:id="21" w:author="张瑞鹏" w:date="2026-06-18T14:07:46Z">
        <w:r>
          <w:rPr>
            <w:rFonts w:ascii="Times New Roman" w:hAnsi="Times New Roman" w:eastAsia="宋体" w:cs="Times New Roman"/>
            <w:sz w:val="24"/>
            <w:szCs w:val="20"/>
          </w:rPr>
          <w:delText>-rin</w:delText>
        </w:r>
      </w:del>
      <w:del w:id="22" w:author="张瑞鹏" w:date="2026-06-18T14:07:45Z">
        <w:r>
          <w:rPr>
            <w:rFonts w:ascii="Times New Roman" w:hAnsi="Times New Roman" w:eastAsia="宋体" w:cs="Times New Roman"/>
            <w:sz w:val="24"/>
            <w:szCs w:val="20"/>
          </w:rPr>
          <w:delText>gs</w:delText>
        </w:r>
      </w:del>
      <w:r>
        <w:rPr>
          <w:rFonts w:ascii="Times New Roman" w:hAnsi="Times New Roman" w:eastAsia="宋体" w:cs="Times New Roman"/>
          <w:sz w:val="24"/>
          <w:szCs w:val="20"/>
        </w:rPr>
        <w:t>面片的法向的加权平均值作为其层进法向。为确保不产生反转单元，所计算的层进法向需满足对前沿点的任何一个</w:t>
      </w:r>
      <w:del w:id="23" w:author="张瑞鹏" w:date="2026-06-18T14:07:57Z">
        <w:r>
          <w:rPr>
            <w:rFonts w:hint="default" w:ascii="Times New Roman" w:hAnsi="Times New Roman" w:eastAsia="宋体" w:cs="Times New Roman"/>
            <w:sz w:val="24"/>
            <w:szCs w:val="20"/>
            <w:lang w:val="en-US"/>
          </w:rPr>
          <w:delText>1-rings</w:delText>
        </w:r>
      </w:del>
      <w:ins w:id="24" w:author="张瑞鹏" w:date="2026-06-18T14:08:06Z">
        <w:r>
          <w:rPr>
            <w:rFonts w:hint="eastAsia" w:ascii="Times New Roman" w:hAnsi="Times New Roman" w:eastAsia="宋体" w:cs="Times New Roman"/>
            <w:sz w:val="24"/>
            <w:szCs w:val="20"/>
            <w:lang w:val="en-US" w:eastAsia="zh-CN"/>
          </w:rPr>
          <w:t>邻接</w:t>
        </w:r>
      </w:ins>
      <w:r>
        <w:rPr>
          <w:rFonts w:ascii="Times New Roman" w:hAnsi="Times New Roman" w:eastAsia="宋体" w:cs="Times New Roman"/>
          <w:sz w:val="24"/>
          <w:szCs w:val="20"/>
        </w:rPr>
        <w:t>面片都可视。根据前沿点</w:t>
      </w:r>
      <w:ins w:id="25" w:author="张瑞鹏" w:date="2026-06-18T14:08:14Z">
        <w:r>
          <w:rPr>
            <w:rFonts w:hint="eastAsia" w:ascii="Times New Roman" w:hAnsi="Times New Roman" w:eastAsia="宋体" w:cs="Times New Roman"/>
            <w:sz w:val="24"/>
            <w:szCs w:val="20"/>
            <w:lang w:val="en-US" w:eastAsia="zh-CN"/>
          </w:rPr>
          <w:t>邻接</w:t>
        </w:r>
      </w:ins>
      <w:del w:id="26" w:author="张瑞鹏" w:date="2026-06-18T14:08:14Z">
        <w:r>
          <w:rPr>
            <w:rFonts w:ascii="Times New Roman" w:hAnsi="Times New Roman" w:eastAsia="宋体" w:cs="Times New Roman"/>
            <w:sz w:val="24"/>
            <w:szCs w:val="20"/>
          </w:rPr>
          <w:delText>1-rings</w:delText>
        </w:r>
      </w:del>
      <w:r>
        <w:rPr>
          <w:rFonts w:ascii="Times New Roman" w:hAnsi="Times New Roman" w:eastAsia="宋体" w:cs="Times New Roman"/>
          <w:sz w:val="24"/>
          <w:szCs w:val="20"/>
        </w:rPr>
        <w:t>面片的夹角关系进一步约束前沿点法向以最大化其与</w:t>
      </w:r>
      <w:ins w:id="27" w:author="张瑞鹏" w:date="2026-06-18T14:08:18Z">
        <w:r>
          <w:rPr>
            <w:rFonts w:hint="eastAsia" w:ascii="Times New Roman" w:hAnsi="Times New Roman" w:eastAsia="宋体" w:cs="Times New Roman"/>
            <w:sz w:val="24"/>
            <w:szCs w:val="20"/>
            <w:lang w:val="en-US" w:eastAsia="zh-CN"/>
          </w:rPr>
          <w:t>邻接</w:t>
        </w:r>
      </w:ins>
      <w:del w:id="28" w:author="张瑞鹏" w:date="2026-06-18T14:08:18Z">
        <w:r>
          <w:rPr>
            <w:rFonts w:ascii="Times New Roman" w:hAnsi="Times New Roman" w:eastAsia="宋体" w:cs="Times New Roman"/>
            <w:sz w:val="24"/>
            <w:szCs w:val="20"/>
          </w:rPr>
          <w:delText>1-rings</w:delText>
        </w:r>
      </w:del>
      <w:r>
        <w:rPr>
          <w:rFonts w:ascii="Times New Roman" w:hAnsi="Times New Roman" w:eastAsia="宋体" w:cs="Times New Roman"/>
          <w:sz w:val="24"/>
          <w:szCs w:val="20"/>
        </w:rPr>
        <w:t>面片的最小角，则得到可视锥的概念</w:t>
      </w:r>
      <w:ins w:id="29" w:author="张瑞鹏" w:date="2026-06-18T14:08:27Z">
        <w:r>
          <w:rPr>
            <w:rFonts w:hint="eastAsia" w:ascii="Times New Roman" w:hAnsi="Times New Roman" w:eastAsia="宋体" w:cs="Times New Roman"/>
            <w:sz w:val="24"/>
            <w:szCs w:val="20"/>
            <w:lang w:eastAsia="zh-CN"/>
          </w:rPr>
          <w:t>。</w:t>
        </w:r>
      </w:ins>
      <w:ins w:id="30" w:author="张瑞鹏" w:date="2026-06-18T14:23:23Z">
        <w:r>
          <w:rPr>
            <w:rFonts w:hint="eastAsia" w:ascii="Times New Roman" w:hAnsi="Times New Roman" w:eastAsia="宋体" w:cs="Times New Roman"/>
            <w:sz w:val="24"/>
            <w:szCs w:val="20"/>
            <w:lang w:val="en-US" w:eastAsia="zh-CN"/>
          </w:rPr>
          <w:t>因此</w:t>
        </w:r>
      </w:ins>
      <w:ins w:id="31" w:author="张瑞鹏" w:date="2026-06-18T14:23:24Z">
        <w:r>
          <w:rPr>
            <w:rFonts w:hint="eastAsia" w:ascii="Times New Roman" w:hAnsi="Times New Roman" w:eastAsia="宋体" w:cs="Times New Roman"/>
            <w:sz w:val="24"/>
            <w:szCs w:val="20"/>
            <w:lang w:val="en-US" w:eastAsia="zh-CN"/>
          </w:rPr>
          <w:t>法向</w:t>
        </w:r>
      </w:ins>
      <w:ins w:id="32" w:author="张瑞鹏" w:date="2026-06-18T14:23:26Z">
        <w:r>
          <w:rPr>
            <w:rFonts w:hint="eastAsia" w:ascii="Times New Roman" w:hAnsi="Times New Roman" w:eastAsia="宋体" w:cs="Times New Roman"/>
            <w:sz w:val="24"/>
            <w:szCs w:val="20"/>
            <w:lang w:val="en-US" w:eastAsia="zh-CN"/>
          </w:rPr>
          <w:t>问题</w:t>
        </w:r>
      </w:ins>
      <w:ins w:id="33" w:author="张瑞鹏" w:date="2026-06-18T14:23:27Z">
        <w:r>
          <w:rPr>
            <w:rFonts w:hint="eastAsia" w:ascii="Times New Roman" w:hAnsi="Times New Roman" w:eastAsia="宋体" w:cs="Times New Roman"/>
            <w:sz w:val="24"/>
            <w:szCs w:val="20"/>
            <w:lang w:val="en-US" w:eastAsia="zh-CN"/>
          </w:rPr>
          <w:t>变成了</w:t>
        </w:r>
      </w:ins>
      <w:r>
        <w:rPr>
          <w:rFonts w:ascii="Times New Roman" w:hAnsi="Times New Roman" w:eastAsia="宋体" w:cs="Times New Roman"/>
          <w:sz w:val="24"/>
          <w:szCs w:val="20"/>
        </w:rPr>
        <w:t>考虑引入多种策略相结合的初始法向生长策略，求解可视锥下最优解。由于最优化问题只是在局部意义下建立的，相应地，得到的网格单元质量也只是局部意义下的更优。因此，为了进一步提升前沿点层进法向有效性，往往还需要进行全局的法向光顺操作。</w:t>
      </w:r>
    </w:p>
    <w:p w14:paraId="4F194E26">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以2D情形为例，经典前沿层进法边界层网格生成过程如图2.7所示，其基本流程是：（1）以离散的边界网格单元作为初始推进前沿，记该初始前沿的层号为0，并在每个前沿点上计算增长法向；（2）将所有前沿网格点沿着其法向以一定步长向区域内部推进形成新的网格点，新生成的网格点的层号增加1，连接相邻层网格点创建一层边界层网格单元；（3）更新前沿，重复步骤2继续向问题域内部推进</w:t>
      </w:r>
      <w:bookmarkStart w:id="136" w:name="_GoBack"/>
      <w:bookmarkEnd w:id="136"/>
      <w:r>
        <w:rPr>
          <w:rFonts w:ascii="Times New Roman" w:hAnsi="Times New Roman" w:eastAsia="宋体" w:cs="Times New Roman"/>
          <w:sz w:val="24"/>
          <w:szCs w:val="20"/>
        </w:rPr>
        <w:t>前沿点并创建边界层网格单元，直至生成的边界层网格层数达到用户给定值。</w:t>
      </w:r>
    </w:p>
    <w:p w14:paraId="18D7E2B2">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由以上流程可知，使用前沿层进法生成边界层网格需要如下输入数据：（1）初始边界网格单元（2D情形时为线网格，3D情形时为曲面网格），（2）前沿网格点推进法向，（3）每一层边界层网格的厚度。为获得更高质量的边界层网格单元，一般还需要光滑化操作来优化网格单元质量并改善网格尺寸光滑过渡效果。3D情形时，初始边界曲面网格单元的生成方法主要有Delauany方法和前沿推进法。每一层边界层网格厚度可由用户指定的第一层边界层网格厚度</w:t>
      </w:r>
      <w:r>
        <w:rPr>
          <w:rFonts w:ascii="Times New Roman" w:hAnsi="Times New Roman" w:eastAsia="宋体" w:cs="Times New Roman"/>
          <w:position w:val="-12"/>
          <w:sz w:val="24"/>
          <w:szCs w:val="20"/>
        </w:rPr>
        <w:object>
          <v:shape id="_x0000_i1025" o:spt="75" type="#_x0000_t75" style="height:18.15pt;width:12.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ascii="Times New Roman" w:hAnsi="Times New Roman" w:eastAsia="宋体" w:cs="Times New Roman"/>
          <w:sz w:val="24"/>
          <w:szCs w:val="20"/>
        </w:rPr>
        <w:t>及增长比率</w:t>
      </w:r>
      <w:r>
        <w:rPr>
          <w:rFonts w:ascii="Times New Roman" w:hAnsi="Times New Roman" w:eastAsia="宋体" w:cs="Times New Roman"/>
          <w:position w:val="-4"/>
          <w:sz w:val="24"/>
          <w:szCs w:val="20"/>
        </w:rPr>
        <w:object>
          <v:shape id="_x0000_i1026" o:spt="75" type="#_x0000_t75" style="height:10pt;width:8.7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ascii="Times New Roman" w:hAnsi="Times New Roman" w:eastAsia="宋体" w:cs="Times New Roman"/>
          <w:sz w:val="24"/>
          <w:szCs w:val="20"/>
        </w:rPr>
        <w:t>，按公式，</w:t>
      </w:r>
    </w:p>
    <w:p w14:paraId="2D2086CE">
      <w:pPr>
        <w:widowControl/>
        <w:spacing w:line="360" w:lineRule="auto"/>
        <w:ind w:firstLine="480" w:firstLineChars="200"/>
        <w:jc w:val="center"/>
        <w:rPr>
          <w:rFonts w:ascii="Times New Roman" w:hAnsi="Times New Roman" w:eastAsia="宋体" w:cs="Times New Roman"/>
          <w:sz w:val="24"/>
          <w:szCs w:val="20"/>
        </w:rPr>
      </w:pPr>
      <w:r>
        <w:rPr>
          <w:rFonts w:ascii="Times New Roman" w:hAnsi="Times New Roman" w:eastAsia="宋体" w:cs="Times New Roman"/>
          <w:position w:val="-12"/>
          <w:sz w:val="24"/>
          <w:szCs w:val="20"/>
        </w:rPr>
        <w:object>
          <v:shape id="_x0000_i1027" o:spt="75" type="#_x0000_t75" style="height:18.8pt;width:54.4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ascii="Times New Roman" w:hAnsi="Times New Roman" w:eastAsia="宋体" w:cs="Times New Roman"/>
          <w:sz w:val="24"/>
          <w:szCs w:val="20"/>
        </w:rPr>
        <w:t>，</w:t>
      </w:r>
    </w:p>
    <w:p w14:paraId="53E052E5">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t>得到，其中</w:t>
      </w:r>
      <w:r>
        <w:rPr>
          <w:rFonts w:ascii="Times New Roman" w:hAnsi="Times New Roman" w:eastAsia="宋体" w:cs="Times New Roman"/>
          <w:position w:val="-6"/>
          <w:sz w:val="24"/>
          <w:szCs w:val="20"/>
        </w:rPr>
        <w:object>
          <v:shape id="_x0000_i1028" o:spt="75" type="#_x0000_t75" style="height:11.25pt;width:12.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ascii="Times New Roman" w:hAnsi="Times New Roman" w:eastAsia="宋体" w:cs="Times New Roman"/>
          <w:sz w:val="24"/>
          <w:szCs w:val="20"/>
        </w:rPr>
        <w:t>（</w:t>
      </w:r>
      <w:r>
        <w:rPr>
          <w:rFonts w:ascii="Times New Roman" w:hAnsi="Times New Roman" w:eastAsia="宋体" w:cs="Times New Roman"/>
          <w:position w:val="-10"/>
          <w:sz w:val="24"/>
          <w:szCs w:val="20"/>
        </w:rPr>
        <w:object>
          <v:shape id="_x0000_i1029" o:spt="75" type="#_x0000_t75" style="height:15.65pt;width:78.2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rFonts w:ascii="Times New Roman" w:hAnsi="Times New Roman" w:eastAsia="宋体" w:cs="Times New Roman"/>
          <w:sz w:val="24"/>
          <w:szCs w:val="20"/>
        </w:rPr>
        <w:t>）为当前边界层层数，</w:t>
      </w:r>
      <w:r>
        <w:rPr>
          <w:rFonts w:ascii="Times New Roman" w:hAnsi="Times New Roman" w:eastAsia="宋体" w:cs="Times New Roman"/>
          <w:position w:val="-12"/>
          <w:sz w:val="24"/>
          <w:szCs w:val="20"/>
        </w:rPr>
        <w:object>
          <v:shape id="_x0000_i1030" o:spt="75" type="#_x0000_t75" style="height:18.15pt;width:14.4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ascii="Times New Roman" w:hAnsi="Times New Roman" w:eastAsia="宋体" w:cs="Times New Roman"/>
          <w:sz w:val="24"/>
          <w:szCs w:val="20"/>
        </w:rPr>
        <w:t>可作为前沿网格点步长的初始值。</w:t>
      </w:r>
    </w:p>
    <w:p w14:paraId="5FD8EEA9">
      <w:pPr>
        <w:widowControl/>
        <w:spacing w:line="360" w:lineRule="auto"/>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1676400" cy="1514475"/>
            <wp:effectExtent l="0" t="0" r="0" b="9525"/>
            <wp:docPr id="39355856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8565" name="图片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76400" cy="1514475"/>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781175" cy="1562100"/>
            <wp:effectExtent l="0" t="0" r="9525" b="0"/>
            <wp:docPr id="7320167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679" name="图片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781175" cy="15621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657350" cy="1571625"/>
            <wp:effectExtent l="0" t="0" r="0" b="9525"/>
            <wp:docPr id="73392378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23781" name="图片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657350" cy="1571625"/>
                    </a:xfrm>
                    <a:prstGeom prst="rect">
                      <a:avLst/>
                    </a:prstGeom>
                    <a:noFill/>
                    <a:ln>
                      <a:noFill/>
                    </a:ln>
                  </pic:spPr>
                </pic:pic>
              </a:graphicData>
            </a:graphic>
          </wp:inline>
        </w:drawing>
      </w:r>
    </w:p>
    <w:p w14:paraId="2048B093">
      <w:pPr>
        <w:widowControl/>
        <w:spacing w:line="360" w:lineRule="auto"/>
        <w:jc w:val="left"/>
        <w:rPr>
          <w:rFonts w:ascii="Times New Roman" w:hAnsi="Times New Roman" w:eastAsia="宋体" w:cs="Times New Roman"/>
          <w:sz w:val="24"/>
          <w:szCs w:val="20"/>
        </w:rPr>
      </w:pPr>
      <w:r>
        <w:rPr>
          <w:rFonts w:ascii="Times New Roman" w:hAnsi="Times New Roman" w:eastAsia="宋体" w:cs="Times New Roman"/>
          <w:sz w:val="24"/>
          <w:szCs w:val="20"/>
        </w:rPr>
        <w:t>（a）初始前沿点及其法向（b）第一层边界层网格  （c）第二层边界层网格</w:t>
      </w:r>
    </w:p>
    <w:p w14:paraId="1FAAAF73">
      <w:pPr>
        <w:widowControl/>
        <w:spacing w:line="360" w:lineRule="auto"/>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1647825" cy="1533525"/>
            <wp:effectExtent l="0" t="0" r="9525" b="9525"/>
            <wp:docPr id="159233353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33537" name="图片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47825" cy="1533525"/>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2419350" cy="1685925"/>
            <wp:effectExtent l="0" t="0" r="0" b="9525"/>
            <wp:docPr id="105773177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1778" name="图片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419350" cy="1685925"/>
                    </a:xfrm>
                    <a:prstGeom prst="rect">
                      <a:avLst/>
                    </a:prstGeom>
                    <a:noFill/>
                    <a:ln>
                      <a:noFill/>
                    </a:ln>
                  </pic:spPr>
                </pic:pic>
              </a:graphicData>
            </a:graphic>
          </wp:inline>
        </w:drawing>
      </w:r>
    </w:p>
    <w:p w14:paraId="7219A385">
      <w:pPr>
        <w:widowControl/>
        <w:spacing w:line="360" w:lineRule="auto"/>
        <w:ind w:firstLine="436" w:firstLineChars="182"/>
        <w:jc w:val="left"/>
        <w:rPr>
          <w:rFonts w:ascii="Times New Roman" w:hAnsi="Times New Roman" w:eastAsia="宋体" w:cs="Times New Roman"/>
          <w:sz w:val="24"/>
          <w:szCs w:val="20"/>
        </w:rPr>
      </w:pPr>
      <w:r>
        <w:rPr>
          <w:rFonts w:ascii="Times New Roman" w:hAnsi="Times New Roman" w:eastAsia="宋体" w:cs="Times New Roman"/>
          <w:sz w:val="24"/>
          <w:szCs w:val="20"/>
        </w:rPr>
        <w:t>（d）第三层边界层网格                 （e）混合网格</w:t>
      </w:r>
    </w:p>
    <w:p w14:paraId="5CA30FDD">
      <w:pPr>
        <w:pStyle w:val="13"/>
        <w:rPr>
          <w:rFonts w:ascii="宋体" w:hAnsi="宋体" w:eastAsia="宋体" w:cs="Arial"/>
          <w:b w:val="0"/>
          <w:bCs/>
        </w:rPr>
      </w:pPr>
      <w:bookmarkStart w:id="2" w:name="_Toc478592802"/>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w:t>
      </w:r>
      <w:r>
        <w:rPr>
          <w:rFonts w:hint="eastAsia" w:ascii="宋体" w:hAnsi="宋体" w:eastAsia="宋体"/>
          <w:b w:val="0"/>
          <w:bCs/>
        </w:rPr>
        <w:fldChar w:fldCharType="end"/>
      </w:r>
      <w:r>
        <w:rPr>
          <w:rFonts w:ascii="宋体" w:hAnsi="宋体" w:eastAsia="宋体" w:cs="Arial"/>
          <w:b w:val="0"/>
          <w:bCs/>
        </w:rPr>
        <w:t xml:space="preserve"> 前沿层进法边界层网格生成过程（</w:t>
      </w:r>
      <w:r>
        <w:rPr>
          <w:rFonts w:ascii="Times New Roman" w:hAnsi="Times New Roman" w:eastAsia="宋体" w:cs="Times New Roman"/>
          <w:b w:val="0"/>
          <w:bCs/>
        </w:rPr>
        <w:t>2D</w:t>
      </w:r>
      <w:r>
        <w:rPr>
          <w:rFonts w:ascii="宋体" w:hAnsi="宋体" w:eastAsia="宋体" w:cs="Arial"/>
          <w:b w:val="0"/>
          <w:bCs/>
        </w:rPr>
        <w:t>情形）</w:t>
      </w:r>
      <w:bookmarkEnd w:id="2"/>
    </w:p>
    <w:p w14:paraId="76A47683">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ab/>
      </w:r>
      <w:r>
        <w:rPr>
          <w:rFonts w:ascii="Times New Roman" w:hAnsi="Times New Roman" w:eastAsia="宋体" w:cs="Times New Roman"/>
          <w:sz w:val="24"/>
          <w:szCs w:val="20"/>
        </w:rPr>
        <w:t>上述流程所表示的经典前沿层进法只适用于简单几何外形，将其应用于复杂外形时，需要解决复杂几何情形带来的诸多难点问题。例如，由于边界层网格的推进法向会直接影响最终网格的质量，甚至在很大程度上影响网格生成算法的可靠性，如何在每个前沿网格点处计算合理的推进法向成为设计边界层网格生成算法的一个关键问题而广受学者的关注。此外，由于随着边界层网格向前逐层推进，在模型凹特征区域和邻近特征区域附近的边界层前沿面容易出现相交问题。对应这两种情形的相交问题，我们分别称之为局部相交问题和全局相交问题。在现有的边界层网格生成算法研究的学术文献中，大部分的讨论都是围绕如何解决局部相交问题和全局相交问题而展开的。如利用法向合并或步长缩减技术生成凹脊线处的边界层网格，从而避免局部相交问题；利用自动缩层或步长缩减技术避免狭缝处边界层网格之间或边界层网格与区域边界之间的全局相交问题。为了提升边界层网格质量，常利用法向光滑化技术适应推进前沿整体的凹凸不平；利用多推进法向技术（也称法向展开技术）生成凸脊线处的边界层网格；以及建立以边界层网格质量为优化目标的优化模型，从网格优化角度增强边界层网格质量。现有算法大都采用基于局部几何特征的网格处理技术来保证算法的可靠性，这些技术可能会牺牲单元质量（贴边性、正交性等），如何更好地平衡两者（单元质量和算法可靠性）的取舍极为不易，需要进一步探讨。本文中，我们称此类借助于局部技巧进行边界层网格生成的前沿层进方法为局部层进法。</w:t>
      </w:r>
    </w:p>
    <w:p w14:paraId="1E6368A4">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ab/>
      </w:r>
      <w:r>
        <w:rPr>
          <w:rFonts w:ascii="Times New Roman" w:hAnsi="Times New Roman" w:eastAsia="宋体" w:cs="Times New Roman"/>
          <w:sz w:val="24"/>
          <w:szCs w:val="20"/>
        </w:rPr>
        <w:t>近年来，有学者开始借助偏微分方程（PDE）定义的物理场从全局角度考虑边界层网格生成问题。在模型物面上定义某物理量（波、热等）的初值，确定一个速度函数，边界层网格的生成过程可等价为求解这些物理量在问题域内部的传播方程。区别于上述纯粹依赖于局部网格生成技巧的边界层网格生成方法，新方法通过PDE的求解，在物理解空间而非几何空间生成边界层网格，可从全局角度考虑边界层网格生成面临的几何约束（几何过渡的光滑性、贴边性、互不干涉性，等），从而有效避免或减轻局部层进法中遇到的法向计算不精确问题及相交问题。在本文中，区别于前文所述的局部层进法，我们称此类借助PDE求解进行边界层网格生成的前沿层进方法为全局层进法。全局层进法的关键在于如何根据物面的几何特征建立全局的传播方程，并选择有效的数值计算方法对方程进行求解。</w:t>
      </w:r>
    </w:p>
    <w:p w14:paraId="66B22887">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ab/>
      </w:r>
      <w:r>
        <w:rPr>
          <w:rFonts w:ascii="Times New Roman" w:hAnsi="Times New Roman" w:eastAsia="宋体" w:cs="Times New Roman"/>
          <w:sz w:val="24"/>
          <w:szCs w:val="20"/>
        </w:rPr>
        <w:t>下文将分3小节（§2.1~§2.3）分别回顾局部层进法中法向计算技术、局部层进法应用于复杂外形时面临的难点问题及其解决策略和全局层进法研究进展。</w:t>
      </w:r>
    </w:p>
    <w:p w14:paraId="23450126">
      <w:pPr>
        <w:pStyle w:val="166"/>
        <w:keepNext/>
        <w:keepLines/>
        <w:widowControl/>
        <w:numPr>
          <w:ilvl w:val="0"/>
          <w:numId w:val="22"/>
        </w:numPr>
        <w:spacing w:before="140"/>
        <w:ind w:firstLineChars="0"/>
        <w:jc w:val="left"/>
        <w:outlineLvl w:val="2"/>
        <w:rPr>
          <w:rFonts w:ascii="Times New Roman" w:hAnsi="Times New Roman" w:eastAsia="黑体" w:cs="Times New Roman"/>
          <w:b/>
          <w:vanish/>
          <w:sz w:val="28"/>
          <w:szCs w:val="20"/>
        </w:rPr>
      </w:pPr>
      <w:bookmarkStart w:id="3" w:name="_Toc232612531"/>
      <w:bookmarkEnd w:id="3"/>
      <w:bookmarkStart w:id="4" w:name="_Toc232612521"/>
      <w:bookmarkEnd w:id="4"/>
      <w:bookmarkStart w:id="5" w:name="_Toc232613630"/>
      <w:bookmarkEnd w:id="5"/>
      <w:bookmarkStart w:id="6" w:name="_Toc232613257"/>
      <w:bookmarkEnd w:id="6"/>
      <w:bookmarkStart w:id="7" w:name="_Toc232613797"/>
      <w:bookmarkEnd w:id="7"/>
      <w:bookmarkStart w:id="8" w:name="_Toc478571130"/>
    </w:p>
    <w:p w14:paraId="1007DACD">
      <w:pPr>
        <w:pStyle w:val="166"/>
        <w:keepNext/>
        <w:keepLines/>
        <w:widowControl/>
        <w:numPr>
          <w:ilvl w:val="0"/>
          <w:numId w:val="22"/>
        </w:numPr>
        <w:spacing w:before="140"/>
        <w:ind w:firstLineChars="0"/>
        <w:jc w:val="left"/>
        <w:outlineLvl w:val="2"/>
        <w:rPr>
          <w:rFonts w:ascii="Times New Roman" w:hAnsi="Times New Roman" w:eastAsia="黑体" w:cs="Times New Roman"/>
          <w:b/>
          <w:vanish/>
          <w:sz w:val="28"/>
          <w:szCs w:val="20"/>
        </w:rPr>
      </w:pPr>
      <w:bookmarkStart w:id="9" w:name="_Toc232613798"/>
      <w:bookmarkEnd w:id="9"/>
      <w:bookmarkStart w:id="10" w:name="_Toc232613258"/>
      <w:bookmarkEnd w:id="10"/>
      <w:bookmarkStart w:id="11" w:name="_Toc232613631"/>
      <w:bookmarkEnd w:id="11"/>
      <w:bookmarkStart w:id="12" w:name="_Toc232612532"/>
      <w:bookmarkEnd w:id="12"/>
      <w:bookmarkStart w:id="13" w:name="_Toc232612522"/>
      <w:bookmarkEnd w:id="13"/>
    </w:p>
    <w:p w14:paraId="5BC9B1C9">
      <w:pPr>
        <w:pStyle w:val="166"/>
        <w:keepNext/>
        <w:keepLines/>
        <w:widowControl/>
        <w:numPr>
          <w:ilvl w:val="1"/>
          <w:numId w:val="22"/>
        </w:numPr>
        <w:spacing w:before="140" w:line="360" w:lineRule="auto"/>
        <w:ind w:firstLineChars="0"/>
        <w:jc w:val="left"/>
        <w:outlineLvl w:val="2"/>
        <w:rPr>
          <w:rFonts w:ascii="Times New Roman" w:hAnsi="Times New Roman" w:eastAsia="黑体" w:cs="Times New Roman"/>
          <w:b/>
          <w:sz w:val="28"/>
          <w:szCs w:val="20"/>
        </w:rPr>
      </w:pPr>
      <w:bookmarkStart w:id="14" w:name="_Toc232613799"/>
      <w:r>
        <w:rPr>
          <w:rFonts w:ascii="Times New Roman" w:hAnsi="Times New Roman" w:eastAsia="黑体" w:cs="Times New Roman"/>
          <w:b/>
          <w:sz w:val="28"/>
          <w:szCs w:val="20"/>
        </w:rPr>
        <w:t>法向计算</w:t>
      </w:r>
      <w:bookmarkEnd w:id="8"/>
      <w:bookmarkEnd w:id="14"/>
    </w:p>
    <w:p w14:paraId="63B657B1">
      <w:pPr>
        <w:widowControl/>
        <w:spacing w:line="360"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在前沿层进法中，通常将共享某个前沿点P的所有前沿网格面片称之为该点的manifold，对应的某个前沿网格面则称为该前沿点的manifold面片（如图2a所示）。在局部前沿层进法中，前沿点层进法向的计算则是通过分析该点的manifold而得到，通常做法是将该点的各manifold面片的法向的加权平均值作为其层进法向。为确保不产生反转单元，所计算的层进法向需满足对前沿点的任何一个manifold面片都可视，即</w:t>
      </w:r>
    </w:p>
    <w:p w14:paraId="654EFBD0">
      <w:pPr>
        <w:widowControl/>
        <w:ind w:firstLine="200"/>
        <w:jc w:val="center"/>
        <w:rPr>
          <w:rFonts w:ascii="Times New Roman" w:hAnsi="Times New Roman" w:eastAsia="宋体" w:cs="Arial"/>
          <w:szCs w:val="21"/>
        </w:rPr>
      </w:pPr>
      <w:r>
        <w:rPr>
          <w:rFonts w:ascii="Times New Roman" w:hAnsi="Times New Roman" w:eastAsia="宋体" w:cs="Arial"/>
          <w:position w:val="-14"/>
          <w:szCs w:val="21"/>
        </w:rPr>
        <w:object>
          <v:shape id="_x0000_i1031" o:spt="75" type="#_x0000_t75" style="height:18.8pt;width:45.7pt;" o:ole="t" filled="f" o:preferrelative="t" stroked="f" coordsize="21600,21600">
            <v:path/>
            <v:fill on="f" focussize="0,0"/>
            <v:stroke on="f" joinstyle="miter"/>
            <v:imagedata r:id="rId30" o:title=""/>
            <o:lock v:ext="edit" aspectratio="t"/>
            <w10:wrap type="none"/>
            <w10:anchorlock/>
          </v:shape>
          <o:OLEObject Type="Embed" ProgID="Equation.DSMT4" ShapeID="_x0000_i1031" DrawAspect="Content" ObjectID="_1468075731" r:id="rId29">
            <o:LockedField>false</o:LockedField>
          </o:OLEObject>
        </w:object>
      </w:r>
      <w:r>
        <w:rPr>
          <w:rFonts w:ascii="Times New Roman" w:hAnsi="Times New Roman" w:eastAsia="宋体" w:cs="Arial"/>
          <w:szCs w:val="21"/>
        </w:rPr>
        <w:t>，</w:t>
      </w:r>
    </w:p>
    <w:p w14:paraId="221F4497">
      <w:pPr>
        <w:widowControl/>
        <w:snapToGrid w:val="0"/>
        <w:spacing w:line="360" w:lineRule="auto"/>
        <w:jc w:val="left"/>
        <w:rPr>
          <w:rFonts w:ascii="Calibri" w:hAnsi="Calibri" w:eastAsia="宋体" w:cs="Times New Roman"/>
          <w:sz w:val="24"/>
          <w:szCs w:val="24"/>
        </w:rPr>
      </w:pPr>
      <w:r>
        <w:rPr>
          <w:rFonts w:ascii="Calibri" w:hAnsi="Calibri" w:eastAsia="宋体" w:cs="Times New Roman"/>
          <w:sz w:val="24"/>
          <w:szCs w:val="24"/>
        </w:rPr>
        <w:t>式中</w:t>
      </w:r>
      <w:r>
        <w:rPr>
          <w:rFonts w:ascii="Calibri" w:hAnsi="Calibri" w:eastAsia="宋体" w:cs="Times New Roman"/>
          <w:position w:val="-4"/>
        </w:rPr>
        <w:object>
          <v:shape id="_x0000_i1032" o:spt="75" type="#_x0000_t75" style="height:10pt;width:10pt;" o:ole="t" filled="f" o:preferrelative="t" stroked="f" coordsize="21600,21600">
            <v:path/>
            <v:fill on="f" focussize="0,0"/>
            <v:stroke on="f" joinstyle="miter"/>
            <v:imagedata r:id="rId32" o:title=""/>
            <o:lock v:ext="edit" aspectratio="t"/>
            <w10:wrap type="none"/>
            <w10:anchorlock/>
          </v:shape>
          <o:OLEObject Type="Embed" ProgID="Equation.DSMT4" ShapeID="_x0000_i1032" DrawAspect="Content" ObjectID="_1468075732" r:id="rId31">
            <o:LockedField>false</o:LockedField>
          </o:OLEObject>
        </w:object>
      </w:r>
      <w:r>
        <w:rPr>
          <w:rFonts w:ascii="Calibri" w:hAnsi="Calibri" w:eastAsia="宋体" w:cs="Times New Roman"/>
        </w:rPr>
        <w:t>和</w:t>
      </w:r>
      <w:r>
        <w:rPr>
          <w:rFonts w:ascii="Calibri" w:hAnsi="Calibri" w:eastAsia="宋体" w:cs="Times New Roman"/>
          <w:position w:val="-14"/>
          <w:sz w:val="24"/>
          <w:szCs w:val="24"/>
        </w:rPr>
        <w:object>
          <v:shape id="_x0000_i1033" o:spt="75" type="#_x0000_t75" style="height:18.8pt;width:26.9pt;" o:ole="t" filled="f" o:preferrelative="t" stroked="f" coordsize="21600,21600">
            <v:path/>
            <v:fill on="f" focussize="0,0"/>
            <v:stroke on="f" joinstyle="miter"/>
            <v:imagedata r:id="rId34" o:title=""/>
            <o:lock v:ext="edit" aspectratio="t"/>
            <w10:wrap type="none"/>
            <w10:anchorlock/>
          </v:shape>
          <o:OLEObject Type="Embed" ProgID="Equation.DSMT4" ShapeID="_x0000_i1033" DrawAspect="Content" ObjectID="_1468075733" r:id="rId33">
            <o:LockedField>false</o:LockedField>
          </o:OLEObject>
        </w:object>
      </w:r>
      <w:r>
        <w:rPr>
          <w:rFonts w:ascii="Calibri" w:hAnsi="Calibri" w:eastAsia="宋体" w:cs="Times New Roman"/>
          <w:sz w:val="24"/>
          <w:szCs w:val="24"/>
        </w:rPr>
        <w:t>分别为前沿点的层进法向和第</w:t>
      </w:r>
      <w:r>
        <w:rPr>
          <w:rFonts w:ascii="Times New Roman" w:hAnsi="Times New Roman" w:eastAsia="宋体" w:cs="Times New Roman"/>
          <w:i/>
          <w:sz w:val="24"/>
          <w:szCs w:val="24"/>
        </w:rPr>
        <w:t>j</w:t>
      </w:r>
      <w:r>
        <w:rPr>
          <w:rFonts w:ascii="Calibri" w:hAnsi="Calibri" w:eastAsia="宋体" w:cs="Times New Roman"/>
          <w:sz w:val="24"/>
          <w:szCs w:val="24"/>
        </w:rPr>
        <w:t>个</w:t>
      </w:r>
      <w:r>
        <w:rPr>
          <w:rFonts w:ascii="Times New Roman" w:hAnsi="Times New Roman" w:eastAsia="宋体" w:cs="Times New Roman"/>
          <w:sz w:val="24"/>
          <w:szCs w:val="24"/>
        </w:rPr>
        <w:t>manifold</w:t>
      </w:r>
      <w:r>
        <w:rPr>
          <w:rFonts w:ascii="Calibri" w:hAnsi="Calibri" w:eastAsia="宋体" w:cs="Times New Roman"/>
          <w:sz w:val="24"/>
          <w:szCs w:val="24"/>
        </w:rPr>
        <w:t>面片的法向。根据前沿</w:t>
      </w:r>
      <w:r>
        <w:rPr>
          <w:rFonts w:ascii="Times New Roman" w:hAnsi="Times New Roman" w:eastAsia="宋体" w:cs="Times New Roman"/>
          <w:sz w:val="24"/>
          <w:szCs w:val="24"/>
        </w:rPr>
        <w:t>点manifold面片的夹角关系进一步约束前沿点法向以最大化其与manifold面片的最小角，则得到可视锥的概念（如图2b所示）。为确保边界层网格单元的有效性，基于前沿点的manifold计算出来的层进法向必须位于可视锥范围内。由此可见，可视锥只定义了前沿点层进法向的可选择范围，而并没有给出计算最佳法向的方案。基于可视锥的概念，Aubry等人将法向计算转化为一个最优化问题，通过求解该优化问题可得到一个在与前沿点所有manifold面片法向的夹角最优意义下的层进法向。通常，使用该层进法向可以获得更优质量的网格单元。然而，由于最优化问题只是在局部意义下建立的，相应地，得到的网格单元质量也只是局部意义下的更优。因此，为了进一步提升前沿点层进法向有效性，往往还需要进行全局的法向光顺操作。</w:t>
      </w:r>
    </w:p>
    <w:p w14:paraId="24970928">
      <w:pPr>
        <w:widowControl/>
        <w:spacing w:line="360" w:lineRule="auto"/>
        <w:ind w:firstLine="199" w:firstLineChars="83"/>
        <w:jc w:val="center"/>
        <w:rPr>
          <w:rFonts w:ascii="Times New Roman" w:hAnsi="Times New Roman" w:eastAsia="宋体" w:cs="Times New Roman"/>
          <w:sz w:val="24"/>
          <w:szCs w:val="20"/>
        </w:rPr>
      </w:pPr>
      <w:r>
        <w:rPr>
          <w:rFonts w:ascii="Times New Roman" w:hAnsi="Times New Roman" w:eastAsia="宋体" w:cs="Times New Roman"/>
          <w:sz w:val="24"/>
          <w:szCs w:val="20"/>
        </w:rPr>
        <w:object>
          <v:shape id="_x0000_i1034" o:spt="75" type="#_x0000_t75" style="height:120.2pt;width:158.4pt;" o:ole="t" filled="f" o:preferrelative="t" stroked="f" coordsize="21600,21600">
            <v:path/>
            <v:fill on="f" focussize="0,0"/>
            <v:stroke on="f" joinstyle="miter"/>
            <v:imagedata r:id="rId36" o:title=""/>
            <o:lock v:ext="edit" aspectratio="t"/>
            <w10:wrap type="none"/>
            <w10:anchorlock/>
          </v:shape>
          <o:OLEObject Type="Embed" ProgID="Visio.Drawing.11" ShapeID="_x0000_i1034" DrawAspect="Content" ObjectID="_1468075734" r:id="rId35">
            <o:LockedField>false</o:LockedField>
          </o:OLEObject>
        </w:object>
      </w:r>
      <w:r>
        <w:rPr>
          <w:rFonts w:ascii="Times New Roman" w:hAnsi="Times New Roman" w:eastAsia="宋体" w:cs="Times New Roman"/>
          <w:sz w:val="24"/>
          <w:szCs w:val="20"/>
        </w:rPr>
        <w:t xml:space="preserve"> </w:t>
      </w:r>
      <w:r>
        <w:rPr>
          <w:rFonts w:ascii="Times New Roman" w:hAnsi="Times New Roman" w:eastAsia="宋体" w:cs="Times New Roman"/>
          <w:sz w:val="24"/>
          <w:szCs w:val="20"/>
        </w:rPr>
        <w:object>
          <v:shape id="_x0000_i1035" o:spt="75" type="#_x0000_t75" style="height:150.25pt;width:228.5pt;" o:ole="t" filled="f" o:preferrelative="t" stroked="f" coordsize="21600,21600">
            <v:path/>
            <v:fill on="f" focussize="0,0"/>
            <v:stroke on="f" joinstyle="miter"/>
            <v:imagedata r:id="rId38" o:title=""/>
            <o:lock v:ext="edit" aspectratio="t"/>
            <w10:wrap type="none"/>
            <w10:anchorlock/>
          </v:shape>
          <o:OLEObject Type="Embed" ProgID="Visio.Drawing.11" ShapeID="_x0000_i1035" DrawAspect="Content" ObjectID="_1468075735" r:id="rId37">
            <o:LockedField>false</o:LockedField>
          </o:OLEObject>
        </w:object>
      </w:r>
      <w:bookmarkStart w:id="15" w:name="_Ref345794527"/>
      <w:bookmarkStart w:id="16" w:name="_Toc345856999"/>
      <w:bookmarkStart w:id="17" w:name="_Toc346114805"/>
      <w:bookmarkStart w:id="18" w:name="_Toc352223838"/>
    </w:p>
    <w:p w14:paraId="51471521">
      <w:pPr>
        <w:widowControl/>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（a）前沿点manifold及其法向       （b）前沿点法向的可视域及可视锥</w:t>
      </w:r>
    </w:p>
    <w:bookmarkEnd w:id="15"/>
    <w:p w14:paraId="2F026569">
      <w:pPr>
        <w:pStyle w:val="13"/>
        <w:rPr>
          <w:rFonts w:ascii="宋体" w:hAnsi="宋体" w:eastAsia="宋体"/>
          <w:b w:val="0"/>
          <w:bCs/>
        </w:rPr>
      </w:pPr>
      <w:bookmarkStart w:id="19" w:name="_Toc478592803"/>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w:t>
      </w:r>
      <w:r>
        <w:rPr>
          <w:rFonts w:hint="eastAsia" w:ascii="宋体" w:hAnsi="宋体" w:eastAsia="宋体"/>
          <w:b w:val="0"/>
          <w:bCs/>
        </w:rPr>
        <w:fldChar w:fldCharType="end"/>
      </w:r>
      <w:r>
        <w:rPr>
          <w:rFonts w:ascii="宋体" w:hAnsi="宋体" w:eastAsia="宋体"/>
          <w:b w:val="0"/>
          <w:bCs/>
        </w:rPr>
        <w:t>前沿点法向计算</w:t>
      </w:r>
      <w:bookmarkEnd w:id="16"/>
      <w:bookmarkEnd w:id="17"/>
      <w:bookmarkEnd w:id="18"/>
      <w:bookmarkEnd w:id="19"/>
    </w:p>
    <w:p w14:paraId="09F93F7F">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除了以上的基于前沿点manifold的法向计算方法外，还存在一些别的法向计算策略。如在Jiao等人提出的面迁移（</w:t>
      </w:r>
      <w:r>
        <w:rPr>
          <w:rFonts w:ascii="Times New Roman" w:hAnsi="Times New Roman" w:eastAsia="宋体" w:cs="Times New Roman"/>
          <w:i/>
          <w:sz w:val="24"/>
          <w:szCs w:val="20"/>
        </w:rPr>
        <w:t>face offsetting</w:t>
      </w:r>
      <w:r>
        <w:rPr>
          <w:rFonts w:ascii="Times New Roman" w:hAnsi="Times New Roman" w:eastAsia="宋体" w:cs="Times New Roman"/>
          <w:sz w:val="24"/>
          <w:szCs w:val="20"/>
        </w:rPr>
        <w:t>）方法中，先将前沿面沿着其自身法向向前推进，随后才重建出新的前沿点位置。其主要思想是对拉格朗日方程：</w:t>
      </w:r>
    </w:p>
    <w:p w14:paraId="3A059027">
      <w:pPr>
        <w:widowControl/>
        <w:ind w:firstLine="420"/>
        <w:jc w:val="center"/>
        <w:rPr>
          <w:rFonts w:ascii="Times New Roman" w:hAnsi="Times New Roman" w:eastAsia="宋体" w:cs="Arial"/>
          <w:szCs w:val="21"/>
        </w:rPr>
      </w:pPr>
      <w:r>
        <w:rPr>
          <w:rFonts w:ascii="Times New Roman" w:hAnsi="Times New Roman" w:eastAsia="宋体" w:cs="Arial"/>
          <w:position w:val="-24"/>
          <w:szCs w:val="21"/>
        </w:rPr>
        <w:object>
          <v:shape id="_x0000_i1036" o:spt="75" type="#_x0000_t75" style="height:30.7pt;width:67pt;" o:ole="t" filled="f" o:preferrelative="t" stroked="f" coordsize="21600,21600">
            <v:path/>
            <v:fill on="f" focussize="0,0"/>
            <v:stroke on="f" joinstyle="miter"/>
            <v:imagedata r:id="rId40" o:title=""/>
            <o:lock v:ext="edit" aspectratio="t"/>
            <w10:wrap type="none"/>
            <w10:anchorlock/>
          </v:shape>
          <o:OLEObject Type="Embed" ProgID="Equation.DSMT4" ShapeID="_x0000_i1036" DrawAspect="Content" ObjectID="_1468075736" r:id="rId39">
            <o:LockedField>false</o:LockedField>
          </o:OLEObject>
        </w:object>
      </w:r>
      <w:r>
        <w:rPr>
          <w:rFonts w:ascii="Times New Roman" w:hAnsi="Times New Roman" w:eastAsia="宋体" w:cs="Arial"/>
          <w:szCs w:val="21"/>
        </w:rPr>
        <w:t>，</w:t>
      </w:r>
    </w:p>
    <w:p w14:paraId="0277F7AC">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t>在时间</w:t>
      </w:r>
      <w:r>
        <w:rPr>
          <w:rFonts w:ascii="Times New Roman" w:hAnsi="Times New Roman" w:eastAsia="宋体" w:cs="Times New Roman"/>
          <w:position w:val="-6"/>
          <w:sz w:val="24"/>
          <w:szCs w:val="20"/>
        </w:rPr>
        <w:object>
          <v:shape id="_x0000_i1037" o:spt="75" type="#_x0000_t75" style="height:11.9pt;width:6.9pt;" o:ole="t" filled="f" o:preferrelative="t" stroked="f" coordsize="21600,21600">
            <v:path/>
            <v:fill on="f" focussize="0,0"/>
            <v:stroke on="f" joinstyle="miter"/>
            <v:imagedata r:id="rId42" o:title=""/>
            <o:lock v:ext="edit" aspectratio="t"/>
            <w10:wrap type="none"/>
            <w10:anchorlock/>
          </v:shape>
          <o:OLEObject Type="Embed" ProgID="Equation.DSMT4" ShapeID="_x0000_i1037" DrawAspect="Content" ObjectID="_1468075737" r:id="rId41">
            <o:LockedField>false</o:LockedField>
          </o:OLEObject>
        </w:object>
      </w:r>
      <w:r>
        <w:rPr>
          <w:rFonts w:ascii="Times New Roman" w:hAnsi="Times New Roman" w:eastAsia="宋体" w:cs="Times New Roman"/>
          <w:sz w:val="24"/>
          <w:szCs w:val="20"/>
        </w:rPr>
        <w:t>上积分来获得新一层边界层网格曲面片，即每一个时间步长生成一层边界层网格，上式中</w:t>
      </w:r>
      <w:r>
        <w:rPr>
          <w:rFonts w:ascii="Times New Roman" w:hAnsi="Times New Roman" w:eastAsia="宋体" w:cs="Times New Roman"/>
          <w:position w:val="-4"/>
          <w:sz w:val="24"/>
          <w:szCs w:val="20"/>
        </w:rPr>
        <w:object>
          <v:shape id="_x0000_i1038" o:spt="75" type="#_x0000_t75" style="height:14.4pt;width:10pt;" o:ole="t" filled="f" o:preferrelative="t" stroked="f" coordsize="21600,21600">
            <v:path/>
            <v:fill on="f" focussize="0,0"/>
            <v:stroke on="f" joinstyle="miter"/>
            <v:imagedata r:id="rId44" o:title=""/>
            <o:lock v:ext="edit" aspectratio="t"/>
            <w10:wrap type="none"/>
            <w10:anchorlock/>
          </v:shape>
          <o:OLEObject Type="Embed" ProgID="Equation.DSMT4" ShapeID="_x0000_i1038" DrawAspect="Content" ObjectID="_1468075738" r:id="rId43">
            <o:LockedField>false</o:LockedField>
          </o:OLEObject>
        </w:object>
      </w:r>
      <w:r>
        <w:rPr>
          <w:rFonts w:ascii="Times New Roman" w:hAnsi="Times New Roman" w:eastAsia="宋体" w:cs="Times New Roman"/>
          <w:sz w:val="24"/>
          <w:szCs w:val="20"/>
        </w:rPr>
        <w:t>为面片单位法向量，</w:t>
      </w:r>
      <w:r>
        <w:rPr>
          <w:rFonts w:ascii="Times New Roman" w:hAnsi="Times New Roman" w:eastAsia="宋体" w:cs="Times New Roman"/>
          <w:position w:val="-10"/>
          <w:sz w:val="24"/>
          <w:szCs w:val="20"/>
        </w:rPr>
        <w:object>
          <v:shape id="_x0000_i1039" o:spt="75" type="#_x0000_t75" style="height:15.65pt;width:35.05pt;" o:ole="t" filled="f" o:preferrelative="t" stroked="f" coordsize="21600,21600">
            <v:path/>
            <v:fill on="f" focussize="0,0"/>
            <v:stroke on="f" joinstyle="miter"/>
            <v:imagedata r:id="rId46" o:title=""/>
            <o:lock v:ext="edit" aspectratio="t"/>
            <w10:wrap type="none"/>
            <w10:anchorlock/>
          </v:shape>
          <o:OLEObject Type="Embed" ProgID="Equation.DSMT4" ShapeID="_x0000_i1039" DrawAspect="Content" ObjectID="_1468075739" r:id="rId45">
            <o:LockedField>false</o:LockedField>
          </o:OLEObject>
        </w:object>
      </w:r>
      <w:r>
        <w:rPr>
          <w:rFonts w:ascii="Times New Roman" w:hAnsi="Times New Roman" w:eastAsia="宋体" w:cs="Times New Roman"/>
          <w:sz w:val="24"/>
          <w:szCs w:val="20"/>
        </w:rPr>
        <w:t>为速度函数；新前沿点位置是基于推广的惠更斯原理，在新的边界层前沿面上根据局部特征值分析计算出来的。图3说明了面迁移的过程，图中</w:t>
      </w:r>
      <w:r>
        <w:rPr>
          <w:rFonts w:ascii="Times New Roman" w:hAnsi="Times New Roman" w:eastAsia="宋体" w:cs="Times New Roman"/>
          <w:position w:val="-12"/>
          <w:sz w:val="24"/>
          <w:szCs w:val="20"/>
        </w:rPr>
        <w:object>
          <v:shape id="_x0000_i1040" o:spt="75" type="#_x0000_t75" style="height:18.15pt;width:44.45pt;" o:ole="t" filled="f" o:preferrelative="t" stroked="f" coordsize="21600,21600">
            <v:path/>
            <v:fill on="f" focussize="0,0"/>
            <v:stroke on="f" joinstyle="miter"/>
            <v:imagedata r:id="rId48" o:title=""/>
            <o:lock v:ext="edit" aspectratio="t"/>
            <w10:wrap type="none"/>
            <w10:anchorlock/>
          </v:shape>
          <o:OLEObject Type="Embed" ProgID="Equation.DSMT4" ShapeID="_x0000_i1040" DrawAspect="Content" ObjectID="_1468075740" r:id="rId47">
            <o:LockedField>false</o:LockedField>
          </o:OLEObject>
        </w:object>
      </w:r>
      <w:r>
        <w:rPr>
          <w:rFonts w:ascii="Times New Roman" w:hAnsi="Times New Roman" w:eastAsia="宋体" w:cs="Times New Roman"/>
          <w:sz w:val="24"/>
          <w:szCs w:val="20"/>
        </w:rPr>
        <w:t>（</w:t>
      </w:r>
      <w:r>
        <w:rPr>
          <w:rFonts w:ascii="Times New Roman" w:hAnsi="Times New Roman" w:eastAsia="宋体" w:cs="Times New Roman"/>
          <w:position w:val="-10"/>
          <w:sz w:val="24"/>
          <w:szCs w:val="20"/>
        </w:rPr>
        <w:object>
          <v:shape id="_x0000_i1041" o:spt="75" type="#_x0000_t75" style="height:15.65pt;width:42.55pt;" o:ole="t" filled="f" o:preferrelative="t" stroked="f" coordsize="21600,21600">
            <v:path/>
            <v:fill on="f" focussize="0,0"/>
            <v:stroke on="f" joinstyle="miter"/>
            <v:imagedata r:id="rId50" o:title=""/>
            <o:lock v:ext="edit" aspectratio="t"/>
            <w10:wrap type="none"/>
            <w10:anchorlock/>
          </v:shape>
          <o:OLEObject Type="Embed" ProgID="Equation.DSMT4" ShapeID="_x0000_i1041" DrawAspect="Content" ObjectID="_1468075741" r:id="rId49">
            <o:LockedField>false</o:LockedField>
          </o:OLEObject>
        </w:object>
      </w:r>
      <w:r>
        <w:rPr>
          <w:rFonts w:ascii="Times New Roman" w:hAnsi="Times New Roman" w:eastAsia="宋体" w:cs="Times New Roman"/>
          <w:sz w:val="24"/>
          <w:szCs w:val="20"/>
        </w:rPr>
        <w:t>）为曲面片顶点迁移距离，</w:t>
      </w:r>
      <w:r>
        <w:rPr>
          <w:rFonts w:ascii="Times New Roman" w:hAnsi="Times New Roman" w:eastAsia="宋体" w:cs="Times New Roman"/>
          <w:position w:val="-12"/>
          <w:sz w:val="24"/>
          <w:szCs w:val="20"/>
        </w:rPr>
        <w:object>
          <v:shape id="_x0000_i1042" o:spt="75" type="#_x0000_t75" style="height:18.15pt;width:12.5pt;" o:ole="t" filled="f" o:preferrelative="t" stroked="f" coordsize="21600,21600">
            <v:path/>
            <v:fill on="f" focussize="0,0"/>
            <v:stroke on="f" joinstyle="miter"/>
            <v:imagedata r:id="rId52" o:title=""/>
            <o:lock v:ext="edit" aspectratio="t"/>
            <w10:wrap type="none"/>
            <w10:anchorlock/>
          </v:shape>
          <o:OLEObject Type="Embed" ProgID="Equation.DSMT4" ShapeID="_x0000_i1042" DrawAspect="Content" ObjectID="_1468075742" r:id="rId51">
            <o:LockedField>false</o:LockedField>
          </o:OLEObject>
        </w:object>
      </w:r>
      <w:r>
        <w:rPr>
          <w:rFonts w:ascii="Times New Roman" w:hAnsi="Times New Roman" w:eastAsia="宋体" w:cs="Times New Roman"/>
          <w:sz w:val="24"/>
          <w:szCs w:val="20"/>
        </w:rPr>
        <w:t>为面片迁移单位法向量。在面迁移方法中，前沿点的最终层进法向并没有明确定义出来，而是蕴含在前沿点位置更新的步骤中。Dyedov等随后改进了面迁移方法，通过分析三棱柱边界层网格质量，采用最优化方法提升最终的边界层网格质量。改进的面迁移方法被应用于复杂生物力学分析中几何模型的边界层网格生成。公开的数值实验数据表明，面迁移方法能够生成高质量的边界层网格单元。</w:t>
      </w:r>
    </w:p>
    <w:p w14:paraId="4F652A3F">
      <w:pPr>
        <w:widowControl/>
        <w:spacing w:line="360" w:lineRule="auto"/>
        <w:jc w:val="center"/>
        <w:rPr>
          <w:rFonts w:ascii="Times New Roman" w:hAnsi="Times New Roman" w:eastAsia="宋体" w:cs="Times New Roman"/>
          <w:kern w:val="0"/>
          <w:sz w:val="24"/>
          <w:szCs w:val="24"/>
        </w:rPr>
      </w:pPr>
      <w:r>
        <w:rPr>
          <w:rFonts w:ascii="Times New Roman" w:hAnsi="Times New Roman" w:eastAsia="宋体" w:cs="Times New Roman"/>
          <w:sz w:val="24"/>
          <w:szCs w:val="20"/>
        </w:rPr>
        <w:drawing>
          <wp:inline distT="0" distB="0" distL="0" distR="0">
            <wp:extent cx="4371975" cy="2047875"/>
            <wp:effectExtent l="0" t="0" r="9525" b="9525"/>
            <wp:docPr id="143998441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84419" name="图片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371975" cy="2047875"/>
                    </a:xfrm>
                    <a:prstGeom prst="rect">
                      <a:avLst/>
                    </a:prstGeom>
                    <a:noFill/>
                    <a:ln>
                      <a:noFill/>
                    </a:ln>
                  </pic:spPr>
                </pic:pic>
              </a:graphicData>
            </a:graphic>
          </wp:inline>
        </w:drawing>
      </w:r>
    </w:p>
    <w:p w14:paraId="77128588">
      <w:pPr>
        <w:pStyle w:val="13"/>
        <w:rPr>
          <w:rFonts w:ascii="宋体" w:hAnsi="宋体" w:eastAsia="宋体"/>
          <w:b w:val="0"/>
          <w:bCs/>
        </w:rPr>
      </w:pPr>
      <w:bookmarkStart w:id="20" w:name="_Toc478592804"/>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3</w:t>
      </w:r>
      <w:r>
        <w:rPr>
          <w:rFonts w:hint="eastAsia" w:ascii="宋体" w:hAnsi="宋体" w:eastAsia="宋体"/>
          <w:b w:val="0"/>
          <w:bCs/>
        </w:rPr>
        <w:fldChar w:fldCharType="end"/>
      </w:r>
      <w:r>
        <w:rPr>
          <w:rFonts w:ascii="宋体" w:hAnsi="宋体" w:eastAsia="宋体"/>
          <w:b w:val="0"/>
          <w:bCs/>
        </w:rPr>
        <w:t>面迁移方法中前沿面推进示意图</w:t>
      </w:r>
      <w:bookmarkEnd w:id="20"/>
    </w:p>
    <w:p w14:paraId="1C99B0AA">
      <w:pPr>
        <w:pStyle w:val="166"/>
        <w:keepNext/>
        <w:keepLines/>
        <w:widowControl/>
        <w:numPr>
          <w:ilvl w:val="1"/>
          <w:numId w:val="22"/>
        </w:numPr>
        <w:spacing w:before="140" w:line="360" w:lineRule="auto"/>
        <w:ind w:firstLineChars="0"/>
        <w:jc w:val="left"/>
        <w:outlineLvl w:val="2"/>
        <w:rPr>
          <w:rFonts w:ascii="Times New Roman" w:hAnsi="Times New Roman" w:eastAsia="黑体" w:cs="Times New Roman"/>
          <w:b/>
          <w:sz w:val="28"/>
          <w:szCs w:val="20"/>
        </w:rPr>
      </w:pPr>
      <w:bookmarkStart w:id="21" w:name="_Toc232613800"/>
      <w:bookmarkStart w:id="22" w:name="_Toc478571131"/>
      <w:r>
        <w:rPr>
          <w:rFonts w:ascii="Times New Roman" w:hAnsi="Times New Roman" w:eastAsia="黑体" w:cs="Times New Roman"/>
          <w:b/>
          <w:sz w:val="28"/>
          <w:szCs w:val="20"/>
        </w:rPr>
        <w:t>局部层进法难点问题解决策略</w:t>
      </w:r>
      <w:bookmarkEnd w:id="21"/>
      <w:bookmarkEnd w:id="22"/>
    </w:p>
    <w:p w14:paraId="4F1B1FC8">
      <w:pPr>
        <w:widowControl/>
        <w:spacing w:line="360" w:lineRule="auto"/>
        <w:ind w:firstLine="480" w:firstLineChars="200"/>
        <w:rPr>
          <w:rFonts w:ascii="Times New Roman" w:hAnsi="Times New Roman" w:eastAsia="宋体" w:cs="Times New Roman"/>
          <w:kern w:val="0"/>
          <w:sz w:val="24"/>
          <w:szCs w:val="24"/>
        </w:rPr>
      </w:pPr>
      <w:r>
        <w:rPr>
          <w:rFonts w:ascii="Times New Roman" w:hAnsi="Times New Roman" w:eastAsia="宋体" w:cs="Times New Roman"/>
          <w:kern w:val="0"/>
          <w:sz w:val="24"/>
          <w:szCs w:val="24"/>
        </w:rPr>
        <w:t>对于复杂的几何模型来说，有时要找到一个对某个前沿点所有manifold面片都可视的前沿点层进法向是非常困难的，甚至这样的法向是不存在的。而且，有些情况下即使存在有效的前沿点层进法向，生成的网格单元质量也不高。因此，针对复杂几何模型，单个层进法向无法确保得到高质量的网格单元，尝试在前沿点上定义多个层进法向是一种解决办法。</w:t>
      </w:r>
    </w:p>
    <w:p w14:paraId="5E9F1412">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如图4a所示为采用单个层进法向生成的某翼型后缘的边界层网格，可以发现，在凸前沿点处产生非常狭长的低质量网格单元。为解决此问题，Garimella等人提出在凸脊边处引入多个层进法向，法向的个数由前沿点的manifold的拓扑确定。然而，由于在前沿点处定义了多个层进方向，在不同曲面的边界层网格之间会产生缝隙，通过使用“融合单元（blend elements）”可以填充该缝隙。图4b展示了机翼后缘位置采用多层进法向后得到的网格效果，和图4a中的网格相比，可以发现通过引入多法向可以有效的改善凸点附近的边界层网格质量。针对在凹前沿点附近容易产生局部相交的问题，Garimella等人</w:t>
      </w:r>
      <w:r>
        <w:rPr>
          <w:rFonts w:ascii="Times New Roman" w:hAnsi="Times New Roman" w:eastAsia="宋体" w:cs="Times New Roman"/>
          <w:sz w:val="24"/>
          <w:szCs w:val="20"/>
        </w:rPr>
        <w:fldChar w:fldCharType="begin"/>
      </w:r>
      <w:r>
        <w:rPr>
          <w:rFonts w:ascii="Times New Roman" w:hAnsi="Times New Roman" w:eastAsia="宋体" w:cs="Times New Roman"/>
          <w:sz w:val="24"/>
          <w:szCs w:val="20"/>
        </w:rPr>
        <w:instrText xml:space="preserve"> ADDIN NE.Ref.{46C44BE5-B94A-471F-8551-8BF8003366DE}</w:instrText>
      </w:r>
      <w:r>
        <w:rPr>
          <w:rFonts w:ascii="Times New Roman" w:hAnsi="Times New Roman" w:eastAsia="宋体" w:cs="Times New Roman"/>
          <w:sz w:val="24"/>
          <w:szCs w:val="20"/>
        </w:rPr>
        <w:fldChar w:fldCharType="separate"/>
      </w:r>
      <w:r>
        <w:rPr>
          <w:rFonts w:ascii="Times New Roman" w:hAnsi="Times New Roman" w:eastAsia="宋体" w:cs="Times New Roman"/>
          <w:color w:val="080000"/>
          <w:kern w:val="0"/>
          <w:sz w:val="24"/>
          <w:szCs w:val="24"/>
          <w:vertAlign w:val="superscript"/>
        </w:rPr>
        <w:t>[119]</w:t>
      </w:r>
      <w:r>
        <w:rPr>
          <w:rFonts w:ascii="Times New Roman" w:hAnsi="Times New Roman" w:eastAsia="宋体" w:cs="Times New Roman"/>
          <w:sz w:val="24"/>
          <w:szCs w:val="20"/>
        </w:rPr>
        <w:fldChar w:fldCharType="end"/>
      </w:r>
      <w:r>
        <w:rPr>
          <w:rFonts w:ascii="Times New Roman" w:hAnsi="Times New Roman" w:eastAsia="宋体" w:cs="Times New Roman"/>
          <w:sz w:val="24"/>
          <w:szCs w:val="20"/>
        </w:rPr>
        <w:t>则提出在凹脊边处依次递归地采用光滑化、收缩步长、删除生长法向等操作来修正无效的网格单元，提高凹脊边附近边界层网格质量，增强算法鲁棒性。这种通过在凹凸前沿点处进行特殊处理来改善边界层网格质量和增强算法鲁棒性的技术在后来的算法中被广泛应用。</w:t>
      </w:r>
    </w:p>
    <w:p w14:paraId="17D1DD45">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3324225" cy="1009650"/>
            <wp:effectExtent l="0" t="0" r="9525" b="0"/>
            <wp:docPr id="982614611" name="图片 50" descr="convex_sing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14611" name="图片 50" descr="convex_singl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3324225" cy="100965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790700" cy="1009650"/>
            <wp:effectExtent l="0" t="0" r="0" b="0"/>
            <wp:docPr id="1190644251" name="图片 49" descr="convex_Mul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44251" name="图片 49" descr="convex_Multi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790700" cy="1009650"/>
                    </a:xfrm>
                    <a:prstGeom prst="rect">
                      <a:avLst/>
                    </a:prstGeom>
                    <a:noFill/>
                    <a:ln>
                      <a:noFill/>
                    </a:ln>
                  </pic:spPr>
                </pic:pic>
              </a:graphicData>
            </a:graphic>
          </wp:inline>
        </w:drawing>
      </w:r>
    </w:p>
    <w:p w14:paraId="692254AA">
      <w:pPr>
        <w:widowControl/>
        <w:spacing w:line="360" w:lineRule="auto"/>
        <w:ind w:firstLine="1320" w:firstLineChars="550"/>
        <w:rPr>
          <w:rFonts w:ascii="Times New Roman" w:hAnsi="Times New Roman" w:eastAsia="宋体" w:cs="Times New Roman"/>
          <w:sz w:val="24"/>
          <w:szCs w:val="20"/>
        </w:rPr>
      </w:pPr>
      <w:r>
        <w:rPr>
          <w:rFonts w:ascii="Times New Roman" w:hAnsi="Times New Roman" w:eastAsia="宋体" w:cs="Times New Roman"/>
          <w:sz w:val="24"/>
          <w:szCs w:val="24"/>
        </w:rPr>
        <w:t>（a）单层进法向</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（b）多层进法向</w:t>
      </w:r>
    </w:p>
    <w:p w14:paraId="6516EB3A">
      <w:pPr>
        <w:pStyle w:val="13"/>
        <w:rPr>
          <w:rFonts w:ascii="宋体" w:hAnsi="宋体" w:eastAsia="宋体"/>
          <w:b w:val="0"/>
          <w:bCs/>
        </w:rPr>
      </w:pPr>
      <w:bookmarkStart w:id="23" w:name="_Toc345856980"/>
      <w:bookmarkStart w:id="24" w:name="_Toc478592805"/>
      <w:bookmarkStart w:id="25" w:name="_Toc352191352"/>
      <w:bookmarkStart w:id="26" w:name="_Toc346114778"/>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4</w:t>
      </w:r>
      <w:r>
        <w:rPr>
          <w:rFonts w:hint="eastAsia" w:ascii="宋体" w:hAnsi="宋体" w:eastAsia="宋体"/>
          <w:b w:val="0"/>
          <w:bCs/>
        </w:rPr>
        <w:fldChar w:fldCharType="end"/>
      </w:r>
      <w:r>
        <w:rPr>
          <w:rFonts w:ascii="宋体" w:hAnsi="宋体" w:eastAsia="宋体"/>
          <w:b w:val="0"/>
          <w:bCs/>
        </w:rPr>
        <w:t>机翼后缘单法向网格效果与多法向网格效果</w:t>
      </w:r>
      <w:bookmarkEnd w:id="23"/>
      <w:bookmarkEnd w:id="24"/>
      <w:bookmarkEnd w:id="25"/>
      <w:bookmarkEnd w:id="26"/>
    </w:p>
    <w:p w14:paraId="3B4AF85F">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为实现在凸脊边上定义多个层进法向，Ito等人通过在凸脊边处添加“虚单元”来增加该位置的层进法向。虚单元是指长度、面积或体积为零的边、面或体单元。因此，最终生成的边界层网格单元类型包括三棱柱、六面体、四面体及少量退化单元（如图5b所示，而2.11a为常规三棱柱单元）。在该算法中，使用以下式子，</w:t>
      </w:r>
    </w:p>
    <w:p w14:paraId="4627285B">
      <w:pPr>
        <w:widowControl/>
        <w:spacing w:line="360" w:lineRule="auto"/>
        <w:ind w:firstLine="480" w:firstLineChars="200"/>
        <w:jc w:val="center"/>
        <w:rPr>
          <w:rFonts w:ascii="Times New Roman" w:hAnsi="Times New Roman" w:eastAsia="宋体" w:cs="Times New Roman"/>
          <w:sz w:val="24"/>
          <w:szCs w:val="20"/>
        </w:rPr>
      </w:pPr>
      <w:r>
        <w:rPr>
          <w:rFonts w:ascii="Times New Roman" w:hAnsi="Times New Roman" w:eastAsia="宋体" w:cs="Times New Roman"/>
          <w:position w:val="-14"/>
          <w:sz w:val="24"/>
          <w:szCs w:val="20"/>
        </w:rPr>
        <w:object>
          <v:shape id="_x0000_i1043" o:spt="75" type="#_x0000_t75" style="height:20.05pt;width:120.2pt;" o:ole="t" filled="f" o:preferrelative="t" stroked="f" coordsize="21600,21600">
            <v:path/>
            <v:fill on="f" focussize="0,0"/>
            <v:stroke on="f" joinstyle="miter"/>
            <v:imagedata r:id="rId57" o:title=""/>
            <o:lock v:ext="edit" aspectratio="t"/>
            <w10:wrap type="none"/>
            <w10:anchorlock/>
          </v:shape>
          <o:OLEObject Type="Embed" ProgID="Equation.DSMT4" ShapeID="_x0000_i1043" DrawAspect="Content" ObjectID="_1468075743" r:id="rId56">
            <o:LockedField>false</o:LockedField>
          </o:OLEObject>
        </w:object>
      </w:r>
      <w:r>
        <w:rPr>
          <w:rFonts w:ascii="Times New Roman" w:hAnsi="Times New Roman" w:eastAsia="宋体" w:cs="Times New Roman"/>
          <w:sz w:val="24"/>
          <w:szCs w:val="20"/>
        </w:rPr>
        <w:t>，</w:t>
      </w:r>
    </w:p>
    <w:p w14:paraId="67440EB6">
      <w:pPr>
        <w:widowControl/>
        <w:spacing w:line="460" w:lineRule="exact"/>
        <w:rPr>
          <w:rFonts w:ascii="Times New Roman" w:hAnsi="Times New Roman" w:eastAsia="宋体" w:cs="Times New Roman"/>
          <w:sz w:val="24"/>
          <w:szCs w:val="20"/>
        </w:rPr>
      </w:pPr>
      <w:r>
        <w:rPr>
          <w:rFonts w:ascii="Times New Roman" w:hAnsi="Times New Roman" w:eastAsia="宋体" w:cs="Times New Roman"/>
          <w:sz w:val="24"/>
          <w:szCs w:val="20"/>
        </w:rPr>
        <w:t>来标记凸脊边，其中</w:t>
      </w:r>
      <w:r>
        <w:rPr>
          <w:rFonts w:ascii="Times New Roman" w:hAnsi="Times New Roman" w:eastAsia="宋体" w:cs="Times New Roman"/>
          <w:position w:val="-12"/>
          <w:sz w:val="24"/>
          <w:szCs w:val="20"/>
        </w:rPr>
        <w:object>
          <v:shape id="_x0000_i1044" o:spt="75" type="#_x0000_t75" style="height:18.15pt;width:15.65pt;" o:ole="t" filled="f" o:preferrelative="t" stroked="f" coordsize="21600,21600">
            <v:path/>
            <v:fill on="f" focussize="0,0"/>
            <v:stroke on="f" joinstyle="miter"/>
            <v:imagedata r:id="rId59" o:title=""/>
            <o:lock v:ext="edit" aspectratio="t"/>
            <w10:wrap type="none"/>
            <w10:anchorlock/>
          </v:shape>
          <o:OLEObject Type="Embed" ProgID="Equation.DSMT4" ShapeID="_x0000_i1044" DrawAspect="Content" ObjectID="_1468075744" r:id="rId58">
            <o:LockedField>false</o:LockedField>
          </o:OLEObject>
        </w:object>
      </w:r>
      <w:r>
        <w:rPr>
          <w:rFonts w:ascii="Times New Roman" w:hAnsi="Times New Roman" w:eastAsia="宋体" w:cs="Times New Roman"/>
          <w:sz w:val="24"/>
          <w:szCs w:val="20"/>
        </w:rPr>
        <w:t>与</w:t>
      </w:r>
      <w:r>
        <w:rPr>
          <w:rFonts w:ascii="Times New Roman" w:hAnsi="Times New Roman" w:eastAsia="宋体" w:cs="Times New Roman"/>
          <w:position w:val="-12"/>
          <w:sz w:val="24"/>
          <w:szCs w:val="20"/>
        </w:rPr>
        <w:object>
          <v:shape id="_x0000_i1045" o:spt="75" type="#_x0000_t75" style="height:18.15pt;width:15.05pt;" o:ole="t" filled="f" o:preferrelative="t" stroked="f" coordsize="21600,21600">
            <v:path/>
            <v:fill on="f" focussize="0,0"/>
            <v:stroke on="f" joinstyle="miter"/>
            <v:imagedata r:id="rId61" o:title=""/>
            <o:lock v:ext="edit" aspectratio="t"/>
            <w10:wrap type="none"/>
            <w10:anchorlock/>
          </v:shape>
          <o:OLEObject Type="Embed" ProgID="Equation.DSMT4" ShapeID="_x0000_i1045" DrawAspect="Content" ObjectID="_1468075745" r:id="rId60">
            <o:LockedField>false</o:LockedField>
          </o:OLEObject>
        </w:object>
      </w:r>
      <w:r>
        <w:rPr>
          <w:rFonts w:ascii="Times New Roman" w:hAnsi="Times New Roman" w:eastAsia="宋体" w:cs="Times New Roman"/>
          <w:sz w:val="24"/>
          <w:szCs w:val="20"/>
        </w:rPr>
        <w:t>为前沿网格边</w:t>
      </w:r>
      <w:r>
        <w:rPr>
          <w:rFonts w:ascii="Times New Roman" w:hAnsi="Times New Roman" w:eastAsia="宋体" w:cs="Times New Roman"/>
          <w:position w:val="-6"/>
          <w:sz w:val="24"/>
          <w:szCs w:val="20"/>
        </w:rPr>
        <w:object>
          <v:shape id="_x0000_i1046" o:spt="75" type="#_x0000_t75" style="height:12.5pt;width:6.9pt;" o:ole="t" filled="f" o:preferrelative="t" stroked="f" coordsize="21600,21600">
            <v:path/>
            <v:fill on="f" focussize="0,0"/>
            <v:stroke on="f" joinstyle="miter"/>
            <v:imagedata r:id="rId63" o:title=""/>
            <o:lock v:ext="edit" aspectratio="t"/>
            <w10:wrap type="none"/>
            <w10:anchorlock/>
          </v:shape>
          <o:OLEObject Type="Embed" ProgID="Equation.DSMT4" ShapeID="_x0000_i1046" DrawAspect="Content" ObjectID="_1468075746" r:id="rId62">
            <o:LockedField>false</o:LockedField>
          </o:OLEObject>
        </w:object>
      </w:r>
      <w:r>
        <w:rPr>
          <w:rFonts w:ascii="Times New Roman" w:hAnsi="Times New Roman" w:eastAsia="宋体" w:cs="Times New Roman"/>
          <w:sz w:val="24"/>
          <w:szCs w:val="20"/>
        </w:rPr>
        <w:t>邻接的两个前沿曲面片，</w:t>
      </w:r>
      <w:r>
        <w:rPr>
          <w:rFonts w:ascii="Times New Roman" w:hAnsi="Times New Roman" w:eastAsia="宋体" w:cs="Times New Roman"/>
          <w:position w:val="-14"/>
          <w:sz w:val="24"/>
          <w:szCs w:val="20"/>
        </w:rPr>
        <w:object>
          <v:shape id="_x0000_i1047" o:spt="75" type="#_x0000_t75" style="height:20.05pt;width:21.9pt;" o:ole="t" filled="f" o:preferrelative="t" stroked="f" coordsize="21600,21600">
            <v:path/>
            <v:fill on="f" focussize="0,0"/>
            <v:stroke on="f" joinstyle="miter"/>
            <v:imagedata r:id="rId65" o:title=""/>
            <o:lock v:ext="edit" aspectratio="t"/>
            <w10:wrap type="none"/>
            <w10:anchorlock/>
          </v:shape>
          <o:OLEObject Type="Embed" ProgID="Equation.DSMT4" ShapeID="_x0000_i1047" DrawAspect="Content" ObjectID="_1468075747" r:id="rId64">
            <o:LockedField>false</o:LockedField>
          </o:OLEObject>
        </w:object>
      </w:r>
      <w:r>
        <w:rPr>
          <w:rFonts w:ascii="Times New Roman" w:hAnsi="Times New Roman" w:eastAsia="宋体" w:cs="Times New Roman"/>
          <w:sz w:val="24"/>
          <w:szCs w:val="20"/>
        </w:rPr>
        <w:t>与</w:t>
      </w:r>
      <w:r>
        <w:rPr>
          <w:rFonts w:ascii="Times New Roman" w:hAnsi="Times New Roman" w:eastAsia="宋体" w:cs="Times New Roman"/>
          <w:position w:val="-14"/>
          <w:sz w:val="24"/>
          <w:szCs w:val="20"/>
        </w:rPr>
        <w:object>
          <v:shape id="_x0000_i1048" o:spt="75" type="#_x0000_t75" style="height:20.05pt;width:21.3pt;" o:ole="t" filled="f" o:preferrelative="t" stroked="f" coordsize="21600,21600">
            <v:path/>
            <v:fill on="f" focussize="0,0"/>
            <v:stroke on="f" joinstyle="miter"/>
            <v:imagedata r:id="rId67" o:title=""/>
            <o:lock v:ext="edit" aspectratio="t"/>
            <w10:wrap type="none"/>
            <w10:anchorlock/>
          </v:shape>
          <o:OLEObject Type="Embed" ProgID="Equation.DSMT4" ShapeID="_x0000_i1048" DrawAspect="Content" ObjectID="_1468075748" r:id="rId66">
            <o:LockedField>false</o:LockedField>
          </o:OLEObject>
        </w:object>
      </w:r>
      <w:r>
        <w:rPr>
          <w:rFonts w:ascii="Times New Roman" w:hAnsi="Times New Roman" w:eastAsia="宋体" w:cs="Times New Roman"/>
          <w:sz w:val="24"/>
          <w:szCs w:val="20"/>
        </w:rPr>
        <w:t>分别为</w:t>
      </w:r>
      <w:r>
        <w:rPr>
          <w:rFonts w:ascii="Times New Roman" w:hAnsi="Times New Roman" w:eastAsia="宋体" w:cs="Times New Roman"/>
          <w:position w:val="-12"/>
          <w:sz w:val="24"/>
          <w:szCs w:val="20"/>
        </w:rPr>
        <w:object>
          <v:shape id="_x0000_i1049" o:spt="75" type="#_x0000_t75" style="height:18.15pt;width:15.65pt;" o:ole="t" filled="f" o:preferrelative="t" stroked="f" coordsize="21600,21600">
            <v:path/>
            <v:fill on="f" focussize="0,0"/>
            <v:stroke on="f" joinstyle="miter"/>
            <v:imagedata r:id="rId69" o:title=""/>
            <o:lock v:ext="edit" aspectratio="t"/>
            <w10:wrap type="none"/>
            <w10:anchorlock/>
          </v:shape>
          <o:OLEObject Type="Embed" ProgID="Equation.DSMT4" ShapeID="_x0000_i1049" DrawAspect="Content" ObjectID="_1468075749" r:id="rId68">
            <o:LockedField>false</o:LockedField>
          </o:OLEObject>
        </w:object>
      </w:r>
      <w:r>
        <w:rPr>
          <w:rFonts w:ascii="Times New Roman" w:hAnsi="Times New Roman" w:eastAsia="宋体" w:cs="Times New Roman"/>
          <w:sz w:val="24"/>
          <w:szCs w:val="20"/>
        </w:rPr>
        <w:t>和</w:t>
      </w:r>
      <w:r>
        <w:rPr>
          <w:rFonts w:ascii="Times New Roman" w:hAnsi="Times New Roman" w:eastAsia="宋体" w:cs="Times New Roman"/>
          <w:position w:val="-12"/>
          <w:sz w:val="24"/>
          <w:szCs w:val="20"/>
        </w:rPr>
        <w:object>
          <v:shape id="_x0000_i1050" o:spt="75" type="#_x0000_t75" style="height:18.15pt;width:15.05pt;" o:ole="t" filled="f" o:preferrelative="t" stroked="f" coordsize="21600,21600">
            <v:path/>
            <v:fill on="f" focussize="0,0"/>
            <v:stroke on="f" joinstyle="miter"/>
            <v:imagedata r:id="rId71" o:title=""/>
            <o:lock v:ext="edit" aspectratio="t"/>
            <w10:wrap type="none"/>
            <w10:anchorlock/>
          </v:shape>
          <o:OLEObject Type="Embed" ProgID="Equation.DSMT4" ShapeID="_x0000_i1050" DrawAspect="Content" ObjectID="_1468075750" r:id="rId70">
            <o:LockedField>false</o:LockedField>
          </o:OLEObject>
        </w:object>
      </w:r>
      <w:r>
        <w:rPr>
          <w:rFonts w:ascii="Times New Roman" w:hAnsi="Times New Roman" w:eastAsia="宋体" w:cs="Times New Roman"/>
          <w:sz w:val="24"/>
          <w:szCs w:val="20"/>
        </w:rPr>
        <w:t>的单位法向量，</w:t>
      </w:r>
      <w:r>
        <w:rPr>
          <w:rFonts w:ascii="Times New Roman" w:hAnsi="Times New Roman" w:eastAsia="宋体" w:cs="Times New Roman"/>
          <w:position w:val="-6"/>
          <w:sz w:val="24"/>
          <w:szCs w:val="20"/>
        </w:rPr>
        <w:object>
          <v:shape id="_x0000_i1051" o:spt="75" type="#_x0000_t75" style="height:14.4pt;width:10pt;" o:ole="t" filled="f" o:preferrelative="t" stroked="f" coordsize="21600,21600">
            <v:path/>
            <v:fill on="f" focussize="0,0"/>
            <v:stroke on="f" joinstyle="miter"/>
            <v:imagedata r:id="rId73" o:title=""/>
            <o:lock v:ext="edit" aspectratio="t"/>
            <w10:wrap type="none"/>
            <w10:anchorlock/>
          </v:shape>
          <o:OLEObject Type="Embed" ProgID="Equation.DSMT4" ShapeID="_x0000_i1051" DrawAspect="Content" ObjectID="_1468075751" r:id="rId72">
            <o:LockedField>false</o:LockedField>
          </o:OLEObject>
        </w:object>
      </w:r>
      <w:r>
        <w:rPr>
          <w:rFonts w:ascii="Times New Roman" w:hAnsi="Times New Roman" w:eastAsia="宋体" w:cs="Times New Roman"/>
          <w:sz w:val="24"/>
          <w:szCs w:val="20"/>
        </w:rPr>
        <w:t>为界定光滑边与凸脊边的用户参数。</w:t>
      </w:r>
    </w:p>
    <w:p w14:paraId="38F54C49">
      <w:pPr>
        <w:widowControl/>
        <w:spacing w:line="360" w:lineRule="auto"/>
        <w:ind w:firstLine="480" w:firstLineChars="200"/>
        <w:jc w:val="center"/>
        <w:rPr>
          <w:rFonts w:ascii="Times New Roman" w:hAnsi="Times New Roman" w:eastAsia="宋体" w:cs="Times New Roman"/>
          <w:sz w:val="24"/>
          <w:szCs w:val="20"/>
        </w:rPr>
      </w:pPr>
      <w:r>
        <w:rPr>
          <w:rFonts w:ascii="Times New Roman" w:hAnsi="Times New Roman" w:eastAsia="宋体" w:cs="Times New Roman"/>
          <w:sz w:val="24"/>
          <w:szCs w:val="20"/>
        </w:rPr>
        <w:object>
          <v:shape id="_x0000_i1052" o:spt="75" type="#_x0000_t75" style="height:68.85pt;width:97.65pt;" o:ole="t" filled="f" o:preferrelative="t" stroked="f" coordsize="21600,21600">
            <v:path/>
            <v:fill on="f" focussize="0,0"/>
            <v:stroke on="f" joinstyle="miter"/>
            <v:imagedata r:id="rId75" o:title=""/>
            <o:lock v:ext="edit" aspectratio="t"/>
            <w10:wrap type="none"/>
            <w10:anchorlock/>
          </v:shape>
          <o:OLEObject Type="Embed" ProgID="Visio.Drawing.11" ShapeID="_x0000_i1052" DrawAspect="Content" ObjectID="_1468075752" r:id="rId74">
            <o:LockedField>false</o:LockedField>
          </o:OLEObject>
        </w:object>
      </w:r>
      <w:r>
        <w:rPr>
          <w:rFonts w:ascii="Times New Roman" w:hAnsi="Times New Roman" w:eastAsia="宋体" w:cs="Times New Roman"/>
          <w:sz w:val="24"/>
          <w:szCs w:val="20"/>
        </w:rPr>
        <w:t xml:space="preserve">              </w:t>
      </w:r>
      <w:r>
        <w:rPr>
          <w:rFonts w:ascii="Times New Roman" w:hAnsi="Times New Roman" w:eastAsia="宋体" w:cs="Times New Roman"/>
          <w:sz w:val="24"/>
          <w:szCs w:val="20"/>
        </w:rPr>
        <w:object>
          <v:shape id="_x0000_i1053" o:spt="75" type="#_x0000_t75" style="height:68.85pt;width:97.65pt;" o:ole="t" filled="f" o:preferrelative="t" stroked="f" coordsize="21600,21600">
            <v:path/>
            <v:fill on="f" focussize="0,0"/>
            <v:stroke on="f" joinstyle="miter"/>
            <v:imagedata r:id="rId77" o:title=""/>
            <o:lock v:ext="edit" aspectratio="t"/>
            <w10:wrap type="none"/>
            <w10:anchorlock/>
          </v:shape>
          <o:OLEObject Type="Embed" ProgID="Visio.Drawing.11" ShapeID="_x0000_i1053" DrawAspect="Content" ObjectID="_1468075753" r:id="rId76">
            <o:LockedField>false</o:LockedField>
          </o:OLEObject>
        </w:object>
      </w:r>
    </w:p>
    <w:p w14:paraId="357C6323">
      <w:pPr>
        <w:widowControl/>
        <w:spacing w:line="360" w:lineRule="auto"/>
        <w:ind w:firstLine="1470" w:firstLineChars="700"/>
        <w:rPr>
          <w:rFonts w:ascii="Times New Roman" w:hAnsi="Times New Roman" w:eastAsia="宋体" w:cs="Times New Roman"/>
          <w:szCs w:val="21"/>
        </w:rPr>
      </w:pPr>
      <w:r>
        <w:rPr>
          <w:rFonts w:ascii="Times New Roman" w:hAnsi="Times New Roman" w:eastAsia="宋体" w:cs="Times New Roman"/>
          <w:szCs w:val="21"/>
        </w:rPr>
        <w:t>（a）常规三棱柱单元</w:t>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      （b）退化单元</w:t>
      </w:r>
    </w:p>
    <w:p w14:paraId="7FF40EA7">
      <w:pPr>
        <w:pStyle w:val="13"/>
        <w:rPr>
          <w:rFonts w:ascii="宋体" w:hAnsi="宋体" w:eastAsia="宋体"/>
          <w:b w:val="0"/>
          <w:bCs/>
        </w:rPr>
      </w:pPr>
      <w:bookmarkStart w:id="27" w:name="_Toc478592806"/>
      <w:bookmarkStart w:id="28" w:name="_Toc345856979"/>
      <w:bookmarkStart w:id="29" w:name="_Toc352191351"/>
      <w:bookmarkStart w:id="30" w:name="_Toc346114777"/>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5</w:t>
      </w:r>
      <w:r>
        <w:rPr>
          <w:rFonts w:hint="eastAsia" w:ascii="宋体" w:hAnsi="宋体" w:eastAsia="宋体"/>
          <w:b w:val="0"/>
          <w:bCs/>
        </w:rPr>
        <w:fldChar w:fldCharType="end"/>
      </w:r>
      <w:r>
        <w:rPr>
          <w:rFonts w:ascii="宋体" w:hAnsi="宋体" w:eastAsia="宋体"/>
          <w:b w:val="0"/>
          <w:bCs/>
        </w:rPr>
        <w:t>常规三棱柱单元和退化三棱柱单元</w:t>
      </w:r>
      <w:bookmarkEnd w:id="27"/>
      <w:bookmarkEnd w:id="28"/>
      <w:bookmarkEnd w:id="29"/>
      <w:bookmarkEnd w:id="30"/>
    </w:p>
    <w:p w14:paraId="50E30DCF">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基于虚单元概念，Athanasiadis等人提出了更加系统的方法来处理凹凸脊边处边界层网格的生成：</w:t>
      </w:r>
      <w:bookmarkStart w:id="31" w:name="OLE_LINK12"/>
      <w:r>
        <w:rPr>
          <w:rFonts w:ascii="Times New Roman" w:hAnsi="Times New Roman" w:eastAsia="宋体" w:cs="Times New Roman"/>
          <w:sz w:val="24"/>
          <w:szCs w:val="20"/>
        </w:rPr>
        <w:t>折叠/展开</w:t>
      </w:r>
      <w:bookmarkEnd w:id="31"/>
      <w:r>
        <w:rPr>
          <w:rFonts w:ascii="Times New Roman" w:hAnsi="Times New Roman" w:eastAsia="宋体" w:cs="Times New Roman"/>
          <w:sz w:val="24"/>
          <w:szCs w:val="20"/>
        </w:rPr>
        <w:t>（folding/unfolding）法。以二维问题为例，图6说明了折叠/展开算法在凹凸角点处生成边界层网格的基本思想，图中虚线代表虚边。图6a描述了添加多法向的“展开”过程，即在凸角点处添加两个（或更多个）与凸角点具有相同坐标但是不同生长法向的虚点，然后连接虚点与凸角点构建虚边，更新点边、点面邻接关系。自然地，删除虚单元后，由虚边派生出的第一层单元由四边形退化为三角形单元，当派生第二层网格时，虚边因为有了长度不再是虚边，边界层网格生成回归到一般流程上来。图6b描述了多个生长法向合并的“折叠”过程，即当凹角点邻接的两个前沿点与凹角点靠的过近时，退化凹角点邻接的两条前沿边为虚边，删除虚单元后，四边形单元退化为三角形单元。</w:t>
      </w:r>
    </w:p>
    <w:p w14:paraId="3195A2D4">
      <w:pPr>
        <w:widowControl/>
        <w:spacing w:line="360" w:lineRule="auto"/>
        <w:ind w:firstLine="480" w:firstLineChars="200"/>
        <w:jc w:val="center"/>
        <w:rPr>
          <w:rFonts w:ascii="Times New Roman" w:hAnsi="Times New Roman" w:eastAsia="宋体" w:cs="Times New Roman"/>
          <w:sz w:val="24"/>
          <w:szCs w:val="20"/>
        </w:rPr>
      </w:pPr>
      <w:r>
        <w:rPr>
          <w:rFonts w:ascii="Times New Roman" w:hAnsi="Times New Roman" w:eastAsia="宋体" w:cs="Times New Roman"/>
          <w:sz w:val="24"/>
          <w:szCs w:val="20"/>
        </w:rPr>
        <w:object>
          <v:shape id="_x0000_i1054" o:spt="75" type="#_x0000_t75" style="height:148.4pt;width:318.05pt;" o:ole="t" filled="f" o:preferrelative="t" stroked="f" coordsize="21600,21600">
            <v:path/>
            <v:fill on="f" focussize="0,0"/>
            <v:stroke on="f" joinstyle="miter"/>
            <v:imagedata r:id="rId79" o:title=""/>
            <o:lock v:ext="edit" aspectratio="t"/>
            <w10:wrap type="none"/>
            <w10:anchorlock/>
          </v:shape>
          <o:OLEObject Type="Embed" ProgID="Visio.Drawing.11" ShapeID="_x0000_i1054" DrawAspect="Content" ObjectID="_1468075754" r:id="rId78">
            <o:LockedField>false</o:LockedField>
          </o:OLEObject>
        </w:object>
      </w:r>
    </w:p>
    <w:p w14:paraId="549476AE">
      <w:pPr>
        <w:widowControl/>
        <w:spacing w:line="36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（a）凸角点处添加多生长法向（unfolding）</w:t>
      </w:r>
    </w:p>
    <w:p w14:paraId="5E99DEFB">
      <w:pPr>
        <w:widowControl/>
        <w:spacing w:line="360" w:lineRule="auto"/>
        <w:ind w:firstLine="480" w:firstLineChars="200"/>
        <w:jc w:val="center"/>
        <w:rPr>
          <w:rFonts w:ascii="Times New Roman" w:hAnsi="Times New Roman" w:eastAsia="宋体" w:cs="Times New Roman"/>
          <w:sz w:val="24"/>
          <w:szCs w:val="20"/>
        </w:rPr>
      </w:pPr>
      <w:r>
        <w:rPr>
          <w:rFonts w:ascii="Times New Roman" w:hAnsi="Times New Roman" w:eastAsia="宋体" w:cs="Times New Roman"/>
          <w:sz w:val="24"/>
          <w:szCs w:val="20"/>
        </w:rPr>
        <w:object>
          <v:shape id="_x0000_i1055" o:spt="75" type="#_x0000_t75" style="height:146.5pt;width:326.8pt;" o:ole="t" filled="f" o:preferrelative="t" stroked="f" coordsize="21600,21600">
            <v:path/>
            <v:fill on="f" focussize="0,0"/>
            <v:stroke on="f" joinstyle="miter"/>
            <v:imagedata r:id="rId81" o:title=""/>
            <o:lock v:ext="edit" aspectratio="t"/>
            <w10:wrap type="none"/>
            <w10:anchorlock/>
          </v:shape>
          <o:OLEObject Type="Embed" ProgID="Visio.Drawing.11" ShapeID="_x0000_i1055" DrawAspect="Content" ObjectID="_1468075755" r:id="rId80">
            <o:LockedField>false</o:LockedField>
          </o:OLEObject>
        </w:object>
      </w:r>
    </w:p>
    <w:p w14:paraId="500C20FE">
      <w:pPr>
        <w:widowControl/>
        <w:spacing w:line="360" w:lineRule="auto"/>
        <w:ind w:firstLine="420" w:firstLineChars="200"/>
        <w:jc w:val="center"/>
        <w:rPr>
          <w:rFonts w:ascii="Times New Roman" w:hAnsi="Times New Roman" w:eastAsia="宋体" w:cs="Times New Roman"/>
          <w:szCs w:val="21"/>
        </w:rPr>
      </w:pPr>
      <w:r>
        <w:rPr>
          <w:rFonts w:ascii="Times New Roman" w:hAnsi="Times New Roman" w:eastAsia="宋体" w:cs="Times New Roman"/>
          <w:szCs w:val="21"/>
        </w:rPr>
        <w:t>（b）合并凹角点附近法向（folding）</w:t>
      </w:r>
    </w:p>
    <w:p w14:paraId="7C5A99FE">
      <w:pPr>
        <w:pStyle w:val="13"/>
        <w:rPr>
          <w:rFonts w:ascii="宋体" w:hAnsi="宋体" w:eastAsia="宋体"/>
          <w:b w:val="0"/>
          <w:bCs/>
        </w:rPr>
      </w:pPr>
      <w:bookmarkStart w:id="32" w:name="_Toc345856981"/>
      <w:bookmarkStart w:id="33" w:name="_Toc346114779"/>
      <w:bookmarkStart w:id="34" w:name="_Toc352191353"/>
      <w:bookmarkStart w:id="35" w:name="_Toc478592807"/>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6</w:t>
      </w:r>
      <w:r>
        <w:rPr>
          <w:rFonts w:hint="eastAsia" w:ascii="宋体" w:hAnsi="宋体" w:eastAsia="宋体"/>
          <w:b w:val="0"/>
          <w:bCs/>
        </w:rPr>
        <w:fldChar w:fldCharType="end"/>
      </w:r>
      <w:r>
        <w:rPr>
          <w:rFonts w:ascii="宋体" w:hAnsi="宋体" w:eastAsia="宋体"/>
          <w:b w:val="0"/>
          <w:bCs/>
        </w:rPr>
        <w:t>折叠/展开法</w:t>
      </w:r>
      <w:bookmarkEnd w:id="32"/>
      <w:bookmarkEnd w:id="33"/>
      <w:bookmarkEnd w:id="34"/>
      <w:bookmarkEnd w:id="35"/>
    </w:p>
    <w:p w14:paraId="3AD2B0CA">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图7展示了在三维情形下，采用“折叠/展开”方法生成边界层网格时可能产生的退化单元类型。图8展示了该算法生成的网格效果图，由图可看出，在凸角点处有多个生长法向，直观上网格质量也比单法向生成的边界层网格质量要好。“折叠/展开”为处理三维几何外形中的特殊几何特征提供了一种系统的处理方法，引入了多种不同类型的网格单元来改善特殊几何特征处边界层网格质量，但也因此增加了算法额外的复杂度，对求解器的要求也增高。当然，基于有限体积法的求解器大多能适应任意多面体单元拓扑。</w:t>
      </w:r>
    </w:p>
    <w:p w14:paraId="3FD5179D">
      <w:pPr>
        <w:widowControl/>
        <w:spacing w:line="360" w:lineRule="auto"/>
        <w:jc w:val="center"/>
        <w:rPr>
          <w:rFonts w:ascii="Times New Roman" w:hAnsi="Times New Roman" w:eastAsia="宋体" w:cs="Times New Roman"/>
          <w:sz w:val="24"/>
          <w:szCs w:val="20"/>
        </w:rPr>
      </w:pPr>
      <w:r>
        <w:rPr>
          <w:rFonts w:ascii="Times New Roman" w:hAnsi="Times New Roman" w:eastAsia="宋体" w:cs="Times New Roman"/>
          <w:sz w:val="24"/>
          <w:szCs w:val="20"/>
        </w:rPr>
        <w:object>
          <v:shape id="_x0000_i1056" o:spt="75" type="#_x0000_t75" style="height:145.25pt;width:84.5pt;" o:ole="t" filled="f" o:preferrelative="t" stroked="f" coordsize="21600,21600">
            <v:path/>
            <v:fill on="f" focussize="0,0"/>
            <v:stroke on="f" joinstyle="miter"/>
            <v:imagedata r:id="rId83" o:title=""/>
            <o:lock v:ext="edit" aspectratio="t"/>
            <w10:wrap type="none"/>
            <w10:anchorlock/>
          </v:shape>
          <o:OLEObject Type="Embed" ProgID="Visio.Drawing.11" ShapeID="_x0000_i1056" DrawAspect="Content" ObjectID="_1468075756" r:id="rId82">
            <o:LockedField>false</o:LockedField>
          </o:OLEObject>
        </w:object>
      </w:r>
      <w:r>
        <w:rPr>
          <w:rFonts w:ascii="Times New Roman" w:hAnsi="Times New Roman" w:eastAsia="宋体" w:cs="Times New Roman"/>
          <w:sz w:val="24"/>
          <w:szCs w:val="20"/>
        </w:rPr>
        <w:t xml:space="preserve">  </w:t>
      </w:r>
      <w:r>
        <w:rPr>
          <w:rFonts w:ascii="Times New Roman" w:hAnsi="Times New Roman" w:eastAsia="宋体" w:cs="Times New Roman"/>
          <w:sz w:val="24"/>
          <w:szCs w:val="20"/>
        </w:rPr>
        <w:object>
          <v:shape id="_x0000_i1057" o:spt="75" type="#_x0000_t75" style="height:148.4pt;width:88.3pt;" o:ole="t" filled="f" o:preferrelative="t" stroked="f" coordsize="21600,21600">
            <v:path/>
            <v:fill on="f" focussize="0,0"/>
            <v:stroke on="f" joinstyle="miter"/>
            <v:imagedata r:id="rId85" o:title=""/>
            <o:lock v:ext="edit" aspectratio="t"/>
            <w10:wrap type="none"/>
            <w10:anchorlock/>
          </v:shape>
          <o:OLEObject Type="Embed" ProgID="Visio.Drawing.11" ShapeID="_x0000_i1057" DrawAspect="Content" ObjectID="_1468075757" r:id="rId84">
            <o:LockedField>false</o:LockedField>
          </o:OLEObject>
        </w:object>
      </w:r>
      <w:r>
        <w:rPr>
          <w:rFonts w:ascii="Times New Roman" w:hAnsi="Times New Roman" w:eastAsia="宋体" w:cs="Times New Roman"/>
          <w:sz w:val="24"/>
          <w:szCs w:val="20"/>
        </w:rPr>
        <w:t xml:space="preserve">  </w:t>
      </w:r>
      <w:r>
        <w:rPr>
          <w:rFonts w:ascii="Times New Roman" w:hAnsi="Times New Roman" w:eastAsia="宋体" w:cs="Times New Roman"/>
          <w:sz w:val="24"/>
          <w:szCs w:val="20"/>
        </w:rPr>
        <w:object>
          <v:shape id="_x0000_i1058" o:spt="75" type="#_x0000_t75" style="height:147.75pt;width:87.05pt;" o:ole="t" filled="f" o:preferrelative="t" stroked="f" coordsize="21600,21600">
            <v:path/>
            <v:fill on="f" focussize="0,0"/>
            <v:stroke on="f" joinstyle="miter"/>
            <v:imagedata r:id="rId87" o:title=""/>
            <o:lock v:ext="edit" aspectratio="t"/>
            <w10:wrap type="none"/>
            <w10:anchorlock/>
          </v:shape>
          <o:OLEObject Type="Embed" ProgID="Visio.Drawing.11" ShapeID="_x0000_i1058" DrawAspect="Content" ObjectID="_1468075758" r:id="rId86">
            <o:LockedField>false</o:LockedField>
          </o:OLEObject>
        </w:object>
      </w:r>
      <w:r>
        <w:rPr>
          <w:rFonts w:ascii="Times New Roman" w:hAnsi="Times New Roman" w:eastAsia="宋体" w:cs="Times New Roman"/>
          <w:sz w:val="24"/>
          <w:szCs w:val="20"/>
        </w:rPr>
        <w:t xml:space="preserve">  </w:t>
      </w:r>
      <w:r>
        <w:rPr>
          <w:rFonts w:ascii="Times New Roman" w:hAnsi="Times New Roman" w:eastAsia="宋体" w:cs="Times New Roman"/>
          <w:sz w:val="24"/>
          <w:szCs w:val="20"/>
        </w:rPr>
        <w:object>
          <v:shape id="_x0000_i1059" o:spt="75" type="#_x0000_t75" style="height:147.75pt;width:67pt;" o:ole="t" filled="f" o:preferrelative="t" stroked="f" coordsize="21600,21600">
            <v:path/>
            <v:fill on="f" focussize="0,0"/>
            <v:stroke on="f" joinstyle="miter"/>
            <v:imagedata r:id="rId89" o:title=""/>
            <o:lock v:ext="edit" aspectratio="t"/>
            <w10:wrap type="none"/>
            <w10:anchorlock/>
          </v:shape>
          <o:OLEObject Type="Embed" ProgID="Visio.Drawing.11" ShapeID="_x0000_i1059" DrawAspect="Content" ObjectID="_1468075759" r:id="rId88">
            <o:LockedField>false</o:LockedField>
          </o:OLEObject>
        </w:object>
      </w:r>
    </w:p>
    <w:p w14:paraId="6CF7C0E4">
      <w:pPr>
        <w:widowControl/>
        <w:spacing w:line="360" w:lineRule="auto"/>
        <w:rPr>
          <w:rFonts w:ascii="Times New Roman" w:hAnsi="Times New Roman" w:eastAsia="Times New Roman" w:cs="Times New Roman"/>
          <w:kern w:val="0"/>
          <w:sz w:val="24"/>
          <w:szCs w:val="24"/>
        </w:rPr>
      </w:pPr>
      <w:r>
        <w:rPr>
          <w:rFonts w:ascii="Times New Roman" w:hAnsi="Times New Roman" w:eastAsia="宋体" w:cs="Times New Roman"/>
          <w:sz w:val="24"/>
          <w:szCs w:val="24"/>
        </w:rPr>
        <w:t>（a）</w:t>
      </w:r>
      <w:r>
        <w:rPr>
          <w:rFonts w:ascii="Times New Roman" w:hAnsi="Times New Roman" w:eastAsia="宋体" w:cs="Times New Roman"/>
          <w:kern w:val="0"/>
          <w:sz w:val="24"/>
          <w:szCs w:val="24"/>
        </w:rPr>
        <w:t>三棱柱单元   （b）金字塔单元  （c）特殊单元     （d）金子塔单元</w:t>
      </w:r>
    </w:p>
    <w:p w14:paraId="77AFE961">
      <w:pPr>
        <w:pStyle w:val="13"/>
        <w:rPr>
          <w:rFonts w:ascii="宋体" w:hAnsi="宋体" w:eastAsia="宋体"/>
          <w:b w:val="0"/>
          <w:bCs/>
        </w:rPr>
      </w:pPr>
      <w:bookmarkStart w:id="36" w:name="_Toc345856982"/>
      <w:bookmarkStart w:id="37" w:name="_Toc352191354"/>
      <w:bookmarkStart w:id="38" w:name="_Toc346114780"/>
      <w:bookmarkStart w:id="39" w:name="_Toc478592808"/>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7</w:t>
      </w:r>
      <w:r>
        <w:rPr>
          <w:rFonts w:hint="eastAsia" w:ascii="宋体" w:hAnsi="宋体" w:eastAsia="宋体"/>
          <w:b w:val="0"/>
          <w:bCs/>
        </w:rPr>
        <w:fldChar w:fldCharType="end"/>
      </w:r>
      <w:r>
        <w:rPr>
          <w:rFonts w:ascii="宋体" w:hAnsi="宋体" w:eastAsia="宋体"/>
          <w:b w:val="0"/>
          <w:bCs/>
        </w:rPr>
        <w:t>折叠/展开算法中可能出现的退化单元</w:t>
      </w:r>
      <w:bookmarkEnd w:id="36"/>
      <w:bookmarkEnd w:id="37"/>
      <w:bookmarkEnd w:id="38"/>
      <w:r>
        <w:rPr>
          <w:rFonts w:ascii="宋体" w:hAnsi="宋体" w:eastAsia="宋体"/>
          <w:b w:val="0"/>
          <w:bCs/>
        </w:rPr>
        <w:t>类型</w:t>
      </w:r>
      <w:bookmarkEnd w:id="39"/>
    </w:p>
    <w:p w14:paraId="32992680">
      <w:pPr>
        <w:widowControl/>
        <w:spacing w:line="360" w:lineRule="auto"/>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2419350" cy="1943100"/>
            <wp:effectExtent l="0" t="0" r="0" b="0"/>
            <wp:docPr id="1321984897" name="图片 48" descr="1-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84897" name="图片 48" descr="1-s2"/>
                    <pic:cNvPicPr>
                      <a:picLocks noChangeAspect="1" noChangeArrowheads="1"/>
                    </pic:cNvPicPr>
                  </pic:nvPicPr>
                  <pic:blipFill>
                    <a:blip r:embed="rId90">
                      <a:extLst>
                        <a:ext uri="{28A0092B-C50C-407E-A947-70E740481C1C}">
                          <a14:useLocalDpi xmlns:a14="http://schemas.microsoft.com/office/drawing/2010/main" val="0"/>
                        </a:ext>
                      </a:extLst>
                    </a:blip>
                    <a:srcRect l="49461" b="3612"/>
                    <a:stretch>
                      <a:fillRect/>
                    </a:stretch>
                  </pic:blipFill>
                  <pic:spPr>
                    <a:xfrm>
                      <a:off x="0" y="0"/>
                      <a:ext cx="2419350" cy="19431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2124075" cy="1952625"/>
            <wp:effectExtent l="0" t="0" r="9525" b="9525"/>
            <wp:docPr id="865796126" name="图片 47" descr="1-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6126" name="图片 47" descr="1-s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2124075" cy="1952625"/>
                    </a:xfrm>
                    <a:prstGeom prst="rect">
                      <a:avLst/>
                    </a:prstGeom>
                    <a:noFill/>
                    <a:ln>
                      <a:noFill/>
                    </a:ln>
                  </pic:spPr>
                </pic:pic>
              </a:graphicData>
            </a:graphic>
          </wp:inline>
        </w:drawing>
      </w:r>
    </w:p>
    <w:p w14:paraId="3866C482">
      <w:pPr>
        <w:widowControl/>
        <w:spacing w:line="360" w:lineRule="auto"/>
        <w:ind w:firstLine="1327" w:firstLineChars="632"/>
        <w:rPr>
          <w:rFonts w:ascii="Times New Roman" w:hAnsi="Times New Roman" w:eastAsia="宋体" w:cs="Times New Roman"/>
          <w:color w:val="FF0000"/>
          <w:szCs w:val="21"/>
        </w:rPr>
      </w:pPr>
      <w:r>
        <w:rPr>
          <w:rFonts w:ascii="Times New Roman" w:hAnsi="Times New Roman" w:eastAsia="宋体" w:cs="Times New Roman"/>
          <w:szCs w:val="21"/>
        </w:rPr>
        <w:t xml:space="preserve">（a）折叠效果 </w:t>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         （b）展开效果</w:t>
      </w:r>
    </w:p>
    <w:p w14:paraId="598D780E">
      <w:pPr>
        <w:pStyle w:val="13"/>
        <w:rPr>
          <w:rFonts w:ascii="宋体" w:hAnsi="宋体" w:eastAsia="宋体"/>
          <w:b w:val="0"/>
          <w:bCs/>
        </w:rPr>
      </w:pPr>
      <w:bookmarkStart w:id="40" w:name="_Toc346114781"/>
      <w:bookmarkStart w:id="41" w:name="_Toc352191355"/>
      <w:bookmarkStart w:id="42" w:name="_Toc345856983"/>
      <w:bookmarkStart w:id="43" w:name="_Toc478592809"/>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8</w:t>
      </w:r>
      <w:r>
        <w:rPr>
          <w:rFonts w:hint="eastAsia" w:ascii="宋体" w:hAnsi="宋体" w:eastAsia="宋体"/>
          <w:b w:val="0"/>
          <w:bCs/>
        </w:rPr>
        <w:fldChar w:fldCharType="end"/>
      </w:r>
      <w:r>
        <w:rPr>
          <w:rFonts w:ascii="宋体" w:hAnsi="宋体" w:eastAsia="宋体"/>
          <w:b w:val="0"/>
          <w:bCs/>
        </w:rPr>
        <w:t>折叠/展开法生成的网格示意图</w:t>
      </w:r>
      <w:bookmarkEnd w:id="40"/>
      <w:bookmarkEnd w:id="41"/>
      <w:bookmarkEnd w:id="42"/>
      <w:bookmarkEnd w:id="43"/>
    </w:p>
    <w:p w14:paraId="2343A035">
      <w:pPr>
        <w:widowControl/>
        <w:spacing w:line="360" w:lineRule="auto"/>
        <w:ind w:firstLine="480" w:firstLineChars="200"/>
        <w:rPr>
          <w:rFonts w:ascii="Times New Roman" w:hAnsi="Times New Roman" w:eastAsia="宋体" w:cs="Times New Roman"/>
          <w:sz w:val="24"/>
          <w:szCs w:val="20"/>
        </w:rPr>
      </w:pPr>
      <w:r>
        <w:rPr>
          <w:rFonts w:ascii="Times New Roman" w:hAnsi="Times New Roman" w:eastAsia="宋体" w:cs="Times New Roman"/>
          <w:sz w:val="24"/>
          <w:szCs w:val="20"/>
        </w:rPr>
        <w:t>虽然“折叠/展开”方法给出了如何引入虚单元在凹凸点处布置边界层网格单元，但在实际问题中凹凸点的具体凹凸程度却不尽相同，为得到较好质量的网格单元，需要引入的虚单元个数应有所差别。Aubry等人对不同的凹凸几何特征如脊边、角点进行系统的分析和归类，归类步骤如下：</w:t>
      </w:r>
    </w:p>
    <w:p w14:paraId="7465D30A">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t>（1）探测初始前沿曲面网格中的脊边，并把所有脊边区分为凹脊边或凸脊边；</w:t>
      </w:r>
    </w:p>
    <w:p w14:paraId="015E12E9">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t>（2）根据结点邻接脊边的个数把结点划分为四类：邻接零条脊边的为光滑结点，邻接一条脊边的为尖点，邻接两条脊边的为脊点，邻接三条或三条以上脊边的结点为角点。另外，根据邻接脊线的凹凸特性，尖点又可分为凹尖点、凸尖点，脊点又可分为凹脊点、凸脊点和凹-凸脊点；根据邻接凸脊边的个数，角点又可分别分为邻接零条、一条、两条和任意多条凸脊边四种情况。</w:t>
      </w:r>
    </w:p>
    <w:p w14:paraId="110813E5">
      <w:pPr>
        <w:widowControl/>
        <w:spacing w:line="360" w:lineRule="auto"/>
        <w:ind w:firstLine="420"/>
        <w:rPr>
          <w:rFonts w:ascii="Times New Roman" w:hAnsi="Times New Roman" w:eastAsia="宋体" w:cs="Times New Roman"/>
          <w:sz w:val="24"/>
          <w:szCs w:val="20"/>
        </w:rPr>
      </w:pPr>
      <w:r>
        <w:rPr>
          <w:rFonts w:ascii="Times New Roman" w:hAnsi="Times New Roman" w:eastAsia="宋体" w:cs="Times New Roman"/>
          <w:sz w:val="24"/>
          <w:szCs w:val="20"/>
        </w:rPr>
        <w:t>给出凹凸点的具体归类后，就可以进一步确定要添加虚单元的个数，在凸脊边上添加虚单元，并与邻接凸脊边上添加的虚单元保持拓扑一致性。图9展示了改进后算法生成的网格效果图。该算法能够适应非常复杂的三维几何模型，但是实现较为复杂，虚单元派生的生成的网格质量难以控制，在多个曲面相交处，可能生成质量较差的网格单元。</w:t>
      </w:r>
    </w:p>
    <w:p w14:paraId="7DEFE1D9">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2847975" cy="2047875"/>
            <wp:effectExtent l="0" t="0" r="9525" b="9525"/>
            <wp:docPr id="508526439" name="图片 46" descr="2009_Generation%20of%20viscous%20grids%20at%20ridges%20and%20corne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6439" name="图片 46" descr="2009_Generation%20of%20viscous%20grids%20at%20ridges%20and%20corners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847975" cy="2047875"/>
                    </a:xfrm>
                    <a:prstGeom prst="rect">
                      <a:avLst/>
                    </a:prstGeom>
                    <a:noFill/>
                    <a:ln>
                      <a:noFill/>
                    </a:ln>
                  </pic:spPr>
                </pic:pic>
              </a:graphicData>
            </a:graphic>
          </wp:inline>
        </w:drawing>
      </w:r>
      <w:r>
        <w:rPr>
          <w:rFonts w:ascii="Times New Roman" w:hAnsi="Times New Roman" w:eastAsia="宋体" w:cs="Times New Roman"/>
          <w:sz w:val="24"/>
          <w:szCs w:val="20"/>
        </w:rPr>
        <w:drawing>
          <wp:inline distT="0" distB="0" distL="0" distR="0">
            <wp:extent cx="2390775" cy="2047875"/>
            <wp:effectExtent l="0" t="0" r="9525" b="9525"/>
            <wp:docPr id="1381637833" name="图片 45" descr="2009_Generation of viscous grids at ridges and corne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37833" name="图片 45" descr="2009_Generation of viscous grids at ridges and corners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2390775" cy="2047875"/>
                    </a:xfrm>
                    <a:prstGeom prst="rect">
                      <a:avLst/>
                    </a:prstGeom>
                    <a:noFill/>
                    <a:ln>
                      <a:noFill/>
                    </a:ln>
                  </pic:spPr>
                </pic:pic>
              </a:graphicData>
            </a:graphic>
          </wp:inline>
        </w:drawing>
      </w:r>
    </w:p>
    <w:p w14:paraId="76B84D3C">
      <w:pPr>
        <w:widowControl/>
        <w:spacing w:line="360" w:lineRule="auto"/>
        <w:ind w:firstLine="1365" w:firstLineChars="650"/>
        <w:jc w:val="left"/>
        <w:rPr>
          <w:rFonts w:ascii="Times New Roman" w:hAnsi="Times New Roman" w:eastAsia="宋体" w:cs="Times New Roman"/>
          <w:color w:val="FF0000"/>
          <w:szCs w:val="21"/>
        </w:rPr>
      </w:pPr>
      <w:r>
        <w:rPr>
          <w:rFonts w:ascii="Times New Roman" w:hAnsi="Times New Roman" w:eastAsia="宋体" w:cs="Times New Roman"/>
          <w:szCs w:val="21"/>
        </w:rPr>
        <w:t>（a）初始曲面网格</w:t>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ab/>
      </w:r>
      <w:r>
        <w:rPr>
          <w:rFonts w:ascii="Times New Roman" w:hAnsi="Times New Roman" w:eastAsia="宋体" w:cs="Times New Roman"/>
          <w:szCs w:val="21"/>
        </w:rPr>
        <w:t xml:space="preserve">   （b）生长若干层边界层网格后</w:t>
      </w:r>
    </w:p>
    <w:p w14:paraId="1777E1B9">
      <w:pPr>
        <w:pStyle w:val="13"/>
        <w:rPr>
          <w:rFonts w:ascii="宋体" w:hAnsi="宋体" w:eastAsia="宋体"/>
          <w:b w:val="0"/>
          <w:bCs/>
        </w:rPr>
      </w:pPr>
      <w:bookmarkStart w:id="44" w:name="_Toc478592810"/>
      <w:bookmarkStart w:id="45" w:name="_Toc346114783"/>
      <w:bookmarkStart w:id="46" w:name="_Toc345856985"/>
      <w:bookmarkStart w:id="47" w:name="_Toc352191357"/>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9</w:t>
      </w:r>
      <w:r>
        <w:rPr>
          <w:rFonts w:hint="eastAsia" w:ascii="宋体" w:hAnsi="宋体" w:eastAsia="宋体"/>
          <w:b w:val="0"/>
          <w:bCs/>
        </w:rPr>
        <w:fldChar w:fldCharType="end"/>
      </w:r>
      <w:r>
        <w:rPr>
          <w:rFonts w:ascii="Times New Roman" w:hAnsi="Times New Roman" w:eastAsia="宋体" w:cs="Times New Roman"/>
          <w:b w:val="0"/>
          <w:bCs/>
        </w:rPr>
        <w:t>Aubry</w:t>
      </w:r>
      <w:r>
        <w:rPr>
          <w:rFonts w:ascii="宋体" w:hAnsi="宋体" w:eastAsia="宋体"/>
          <w:b w:val="0"/>
          <w:bCs/>
        </w:rPr>
        <w:t>和</w:t>
      </w:r>
      <w:r>
        <w:rPr>
          <w:rFonts w:ascii="Times New Roman" w:hAnsi="Times New Roman" w:eastAsia="宋体" w:cs="Times New Roman"/>
          <w:b w:val="0"/>
          <w:bCs/>
        </w:rPr>
        <w:t>Löhner</w:t>
      </w:r>
      <w:r>
        <w:rPr>
          <w:rFonts w:ascii="宋体" w:hAnsi="宋体" w:eastAsia="宋体"/>
          <w:b w:val="0"/>
          <w:bCs/>
        </w:rPr>
        <w:t>的算法网格实例图</w:t>
      </w:r>
      <w:bookmarkEnd w:id="44"/>
      <w:bookmarkEnd w:id="45"/>
      <w:bookmarkEnd w:id="46"/>
      <w:bookmarkEnd w:id="47"/>
    </w:p>
    <w:p w14:paraId="6D1B3179">
      <w:pPr>
        <w:pStyle w:val="166"/>
        <w:keepNext/>
        <w:keepLines/>
        <w:widowControl/>
        <w:numPr>
          <w:ilvl w:val="1"/>
          <w:numId w:val="22"/>
        </w:numPr>
        <w:spacing w:before="140" w:line="360" w:lineRule="auto"/>
        <w:ind w:firstLineChars="0"/>
        <w:jc w:val="left"/>
        <w:outlineLvl w:val="2"/>
        <w:rPr>
          <w:rFonts w:ascii="Times New Roman" w:hAnsi="Times New Roman" w:eastAsia="黑体" w:cs="Times New Roman"/>
          <w:b/>
          <w:sz w:val="28"/>
          <w:szCs w:val="20"/>
        </w:rPr>
      </w:pPr>
      <w:bookmarkStart w:id="48" w:name="_Toc232613801"/>
      <w:bookmarkStart w:id="49" w:name="_Toc478571132"/>
      <w:r>
        <w:rPr>
          <w:rFonts w:ascii="Times New Roman" w:hAnsi="Times New Roman" w:eastAsia="黑体" w:cs="Times New Roman"/>
          <w:b/>
          <w:sz w:val="28"/>
          <w:szCs w:val="20"/>
        </w:rPr>
        <w:t>全局层进法</w:t>
      </w:r>
      <w:bookmarkEnd w:id="48"/>
      <w:bookmarkEnd w:id="49"/>
    </w:p>
    <w:p w14:paraId="4745E2CC">
      <w:pPr>
        <w:widowControl/>
        <w:spacing w:line="360" w:lineRule="auto"/>
        <w:ind w:firstLine="420"/>
        <w:rPr>
          <w:rFonts w:ascii="Times New Roman" w:hAnsi="Times New Roman" w:eastAsia="宋体" w:cs="Times New Roman"/>
          <w:sz w:val="24"/>
          <w:szCs w:val="20"/>
        </w:rPr>
      </w:pPr>
      <w:r>
        <w:rPr>
          <w:rFonts w:ascii="Times New Roman" w:hAnsi="Times New Roman" w:eastAsia="宋体" w:cs="Times New Roman"/>
          <w:sz w:val="24"/>
          <w:szCs w:val="20"/>
        </w:rPr>
        <w:t>全局层进法借助由PDE定义的物理场从全局角度考虑边界层网格生成问题，不依赖于局部网格生成技巧，而是通过PDE的求解在物理解空间生成边界层网格。由于该方法可从全局角度考虑边界层网格生成面临的几何约束（几何过渡的光滑性、贴边性、互不干涉性，等），从而有效避免或减轻局部层进法中遇到的法向计算不精确问题及相交问题，近年来受到众多学者的关注。</w:t>
      </w:r>
    </w:p>
    <w:p w14:paraId="5F1A7F0E">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2524125" cy="1562100"/>
            <wp:effectExtent l="0" t="0" r="9525" b="0"/>
            <wp:docPr id="123400006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00067" name="图片 44"/>
                    <pic:cNvPicPr>
                      <a:picLocks noChangeAspect="1" noChangeArrowheads="1"/>
                    </pic:cNvPicPr>
                  </pic:nvPicPr>
                  <pic:blipFill>
                    <a:blip r:embed="rId9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524125" cy="15621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2514600" cy="1828800"/>
            <wp:effectExtent l="0" t="0" r="0" b="0"/>
            <wp:docPr id="207546564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5648" name="图片 4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2514600" cy="1828800"/>
                    </a:xfrm>
                    <a:prstGeom prst="rect">
                      <a:avLst/>
                    </a:prstGeom>
                    <a:noFill/>
                    <a:ln>
                      <a:noFill/>
                    </a:ln>
                  </pic:spPr>
                </pic:pic>
              </a:graphicData>
            </a:graphic>
          </wp:inline>
        </w:drawing>
      </w:r>
    </w:p>
    <w:p w14:paraId="168918DA">
      <w:pPr>
        <w:widowControl/>
        <w:spacing w:line="360" w:lineRule="auto"/>
        <w:ind w:firstLine="1440" w:firstLineChars="600"/>
        <w:rPr>
          <w:rFonts w:ascii="Times New Roman" w:hAnsi="Times New Roman" w:eastAsia="宋体" w:cs="Times New Roman"/>
          <w:sz w:val="24"/>
          <w:szCs w:val="20"/>
        </w:rPr>
      </w:pPr>
      <w:r>
        <w:rPr>
          <w:rFonts w:ascii="Times New Roman" w:hAnsi="Times New Roman" w:eastAsia="宋体" w:cs="Times New Roman"/>
          <w:sz w:val="24"/>
          <w:szCs w:val="20"/>
        </w:rPr>
        <w:t>（a）剖切图                     （b）线框图</w:t>
      </w:r>
    </w:p>
    <w:p w14:paraId="248B11BA">
      <w:pPr>
        <w:pStyle w:val="13"/>
        <w:rPr>
          <w:rFonts w:ascii="宋体" w:hAnsi="宋体" w:eastAsia="宋体"/>
          <w:b w:val="0"/>
          <w:bCs/>
        </w:rPr>
      </w:pPr>
      <w:bookmarkStart w:id="50" w:name="_Toc478592811"/>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10</w:t>
      </w:r>
      <w:r>
        <w:rPr>
          <w:rFonts w:hint="eastAsia" w:ascii="宋体" w:hAnsi="宋体" w:eastAsia="宋体"/>
          <w:b w:val="0"/>
          <w:bCs/>
        </w:rPr>
        <w:fldChar w:fldCharType="end"/>
      </w:r>
      <w:r>
        <w:rPr>
          <w:rFonts w:ascii="宋体" w:hAnsi="宋体" w:eastAsia="宋体"/>
          <w:b w:val="0"/>
          <w:bCs/>
        </w:rPr>
        <w:t>水平集方法中的等值面（图片来自文献</w:t>
      </w:r>
      <w:r>
        <w:rPr>
          <w:rFonts w:ascii="宋体" w:hAnsi="宋体" w:eastAsia="宋体"/>
          <w:b w:val="0"/>
          <w:bCs/>
        </w:rPr>
        <w:fldChar w:fldCharType="begin"/>
      </w:r>
      <w:r>
        <w:rPr>
          <w:rFonts w:ascii="宋体" w:hAnsi="宋体" w:eastAsia="宋体"/>
          <w:b w:val="0"/>
          <w:bCs/>
        </w:rPr>
        <w:instrText xml:space="preserve"> ADDIN NE.Ref.{E8C98471-F10F-492B-9883-A625108F68E6}</w:instrText>
      </w:r>
      <w:r>
        <w:rPr>
          <w:rFonts w:ascii="宋体" w:hAnsi="宋体" w:eastAsia="宋体"/>
          <w:b w:val="0"/>
          <w:bCs/>
        </w:rPr>
        <w:fldChar w:fldCharType="separate"/>
      </w:r>
      <w:r>
        <w:rPr>
          <w:rFonts w:ascii="宋体" w:hAnsi="宋体" w:eastAsia="宋体"/>
          <w:b w:val="0"/>
          <w:bCs/>
        </w:rPr>
        <w:t>[</w:t>
      </w:r>
      <w:r>
        <w:rPr>
          <w:rFonts w:ascii="Times New Roman" w:hAnsi="Times New Roman" w:eastAsia="宋体" w:cs="Times New Roman"/>
          <w:b w:val="0"/>
          <w:bCs/>
        </w:rPr>
        <w:t>28</w:t>
      </w:r>
      <w:r>
        <w:rPr>
          <w:rFonts w:ascii="宋体" w:hAnsi="宋体" w:eastAsia="宋体"/>
          <w:b w:val="0"/>
          <w:bCs/>
        </w:rPr>
        <w:t>]</w:t>
      </w:r>
      <w:r>
        <w:rPr>
          <w:rFonts w:ascii="宋体" w:hAnsi="宋体" w:eastAsia="宋体"/>
          <w:b w:val="0"/>
          <w:bCs/>
        </w:rPr>
        <w:fldChar w:fldCharType="end"/>
      </w:r>
      <w:r>
        <w:rPr>
          <w:rFonts w:ascii="宋体" w:hAnsi="宋体" w:eastAsia="宋体"/>
          <w:b w:val="0"/>
          <w:bCs/>
        </w:rPr>
        <w:t>）</w:t>
      </w:r>
      <w:bookmarkEnd w:id="50"/>
    </w:p>
    <w:p w14:paraId="0633DEB2">
      <w:pPr>
        <w:widowControl/>
        <w:spacing w:line="360" w:lineRule="auto"/>
        <w:ind w:firstLine="420"/>
        <w:rPr>
          <w:rFonts w:ascii="Times New Roman" w:hAnsi="Times New Roman" w:eastAsia="宋体" w:cs="Times New Roman"/>
          <w:sz w:val="24"/>
          <w:szCs w:val="20"/>
        </w:rPr>
      </w:pPr>
      <w:r>
        <w:rPr>
          <w:rFonts w:ascii="Times New Roman" w:hAnsi="Times New Roman" w:eastAsia="宋体" w:cs="Times New Roman"/>
          <w:sz w:val="24"/>
          <w:szCs w:val="20"/>
        </w:rPr>
        <w:t>由Sethian等人设计的水平集方法描述了一个随时间演化的前沿面，演化过程由Hamilton-Jacobi方程控制。根据该方法的特性，其既可应用于连续曲面的演化，也可用于离散曲面的演化。应用于曲面演化时，首先将模型覆盖区域进行离散并采用数值方法求解该PDE。随后，从求解的标量场中提取等值面作为演化后前沿面的位置（如图10）。该方法的缺点是，演化后的前沿面和初始前沿面只具有隐式的连接关系，初始前沿面的参数信息没法传递到更新后的前沿面，不利于直接应用于边界层网格生成，但稍加改进便可指导边界层网格的生成过程。</w:t>
      </w:r>
    </w:p>
    <w:p w14:paraId="0EF30924">
      <w:pPr>
        <w:widowControl/>
        <w:spacing w:after="120" w:afterLines="50" w:line="360" w:lineRule="auto"/>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1724025" cy="1104900"/>
            <wp:effectExtent l="0" t="0" r="9525" b="0"/>
            <wp:docPr id="22202007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0079" name="图片 4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1724025" cy="1104900"/>
                    </a:xfrm>
                    <a:prstGeom prst="rect">
                      <a:avLst/>
                    </a:prstGeom>
                    <a:noFill/>
                    <a:ln>
                      <a:noFill/>
                    </a:ln>
                  </pic:spPr>
                </pic:pic>
              </a:graphicData>
            </a:graphic>
          </wp:inline>
        </w:drawing>
      </w:r>
      <w:r>
        <w:rPr>
          <w:rFonts w:ascii="Times New Roman" w:hAnsi="Times New Roman" w:eastAsia="宋体" w:cs="Times New Roman"/>
          <w:sz w:val="24"/>
          <w:szCs w:val="20"/>
        </w:rPr>
        <w:drawing>
          <wp:inline distT="0" distB="0" distL="0" distR="0">
            <wp:extent cx="1724025" cy="1085850"/>
            <wp:effectExtent l="0" t="0" r="9525" b="0"/>
            <wp:docPr id="44560709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07092" name="图片 4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1724025" cy="1085850"/>
                    </a:xfrm>
                    <a:prstGeom prst="rect">
                      <a:avLst/>
                    </a:prstGeom>
                    <a:noFill/>
                    <a:ln>
                      <a:noFill/>
                    </a:ln>
                  </pic:spPr>
                </pic:pic>
              </a:graphicData>
            </a:graphic>
          </wp:inline>
        </w:drawing>
      </w:r>
      <w:r>
        <w:rPr>
          <w:rFonts w:ascii="Times New Roman" w:hAnsi="Times New Roman" w:eastAsia="宋体" w:cs="Times New Roman"/>
          <w:sz w:val="24"/>
          <w:szCs w:val="20"/>
        </w:rPr>
        <w:drawing>
          <wp:inline distT="0" distB="0" distL="0" distR="0">
            <wp:extent cx="1724025" cy="1114425"/>
            <wp:effectExtent l="0" t="0" r="9525" b="9525"/>
            <wp:docPr id="83355927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9272" name="图片 4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1724025" cy="1114425"/>
                    </a:xfrm>
                    <a:prstGeom prst="rect">
                      <a:avLst/>
                    </a:prstGeom>
                    <a:noFill/>
                    <a:ln>
                      <a:noFill/>
                    </a:ln>
                  </pic:spPr>
                </pic:pic>
              </a:graphicData>
            </a:graphic>
          </wp:inline>
        </w:drawing>
      </w:r>
    </w:p>
    <w:p w14:paraId="1CB25F94">
      <w:pPr>
        <w:pStyle w:val="13"/>
        <w:rPr>
          <w:rFonts w:ascii="宋体" w:hAnsi="宋体" w:eastAsia="宋体"/>
          <w:b w:val="0"/>
          <w:bCs/>
        </w:rPr>
      </w:pPr>
      <w:bookmarkStart w:id="51" w:name="_Toc478592812"/>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11</w:t>
      </w:r>
      <w:r>
        <w:rPr>
          <w:rFonts w:hint="eastAsia" w:ascii="宋体" w:hAnsi="宋体" w:eastAsia="宋体"/>
          <w:b w:val="0"/>
          <w:bCs/>
        </w:rPr>
        <w:fldChar w:fldCharType="end"/>
      </w:r>
      <w:r>
        <w:rPr>
          <w:rFonts w:ascii="宋体" w:hAnsi="宋体" w:eastAsia="宋体"/>
          <w:b w:val="0"/>
          <w:bCs/>
        </w:rPr>
        <w:t>将背景网格点投影到模型边界的过程（图片来自文献）</w:t>
      </w:r>
      <w:bookmarkEnd w:id="51"/>
    </w:p>
    <w:p w14:paraId="02097EC5">
      <w:pPr>
        <w:widowControl/>
        <w:spacing w:after="120" w:afterLines="50" w:line="360" w:lineRule="auto"/>
        <w:ind w:firstLine="420"/>
        <w:jc w:val="left"/>
        <w:rPr>
          <w:rFonts w:ascii="Times New Roman" w:hAnsi="Times New Roman" w:eastAsia="宋体" w:cs="Times New Roman"/>
          <w:sz w:val="24"/>
          <w:szCs w:val="20"/>
        </w:rPr>
      </w:pPr>
      <w:r>
        <w:rPr>
          <w:rFonts w:ascii="Times New Roman" w:hAnsi="Times New Roman" w:eastAsia="宋体" w:cs="Times New Roman"/>
          <w:sz w:val="24"/>
          <w:szCs w:val="20"/>
        </w:rPr>
        <w:t>Dawes等人改进了原始水平集方法并将其应用于边界层网格生成。在改进后的方法中，以笛卡尔网格作为背景网格并删除与模型边界相交的背景单元，在水平集方法的指导下，将删除相交背景单元后暴露的背景网格点投影到模型边界，并最终生成近壁面区域的边界层网格，图11展示了此过程。Park等人结合经典层进法和水平集方法，前沿点处的层进法向定义为水平集方法中隐式函数的梯度，并将前沿点沿着梯度方向向前推进到等值面上。因此，在该方法中初始前沿面的参数信息得以借助前沿点的推进过程传递到各等值面上。图12展示了该方法生成凹区域处的边界层网格过程，可以发现在该区域可以避免传统的基于局部几何特征的方法容易出现的局部相交问题。图13展示了该方法生成3D模型的边界层网格效果。</w:t>
      </w:r>
    </w:p>
    <w:p w14:paraId="4151026A">
      <w:pPr>
        <w:widowControl/>
        <w:spacing w:after="120" w:afterLines="50" w:line="360" w:lineRule="auto"/>
        <w:ind w:firstLine="420"/>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1333500" cy="838200"/>
            <wp:effectExtent l="0" t="0" r="0" b="0"/>
            <wp:docPr id="9050637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3730" name="图片 3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1333500" cy="8382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409700" cy="838200"/>
            <wp:effectExtent l="0" t="0" r="0" b="0"/>
            <wp:docPr id="154796620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66207" name="图片 3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1409700" cy="8382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352550" cy="828675"/>
            <wp:effectExtent l="0" t="0" r="0" b="9525"/>
            <wp:docPr id="81449791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97919" name="图片 3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52550" cy="828675"/>
                    </a:xfrm>
                    <a:prstGeom prst="rect">
                      <a:avLst/>
                    </a:prstGeom>
                    <a:noFill/>
                    <a:ln>
                      <a:noFill/>
                    </a:ln>
                  </pic:spPr>
                </pic:pic>
              </a:graphicData>
            </a:graphic>
          </wp:inline>
        </w:drawing>
      </w:r>
    </w:p>
    <w:p w14:paraId="5BD674D9">
      <w:pPr>
        <w:widowControl/>
        <w:spacing w:line="360" w:lineRule="auto"/>
        <w:ind w:firstLine="1050" w:firstLineChars="500"/>
        <w:jc w:val="left"/>
        <w:rPr>
          <w:rFonts w:ascii="Times New Roman" w:hAnsi="Times New Roman" w:eastAsia="宋体" w:cs="Times New Roman"/>
          <w:szCs w:val="21"/>
        </w:rPr>
      </w:pPr>
      <w:r>
        <w:rPr>
          <w:rFonts w:ascii="Times New Roman" w:hAnsi="Times New Roman" w:eastAsia="宋体" w:cs="Times New Roman"/>
          <w:szCs w:val="21"/>
        </w:rPr>
        <w:t>（a）初始壁面       （b）前沿点层进方向      （c）前沿面向前推进</w:t>
      </w:r>
    </w:p>
    <w:p w14:paraId="4D4D9F98">
      <w:pPr>
        <w:widowControl/>
        <w:spacing w:after="120" w:afterLines="50" w:line="360" w:lineRule="auto"/>
        <w:ind w:firstLine="420"/>
        <w:jc w:val="center"/>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1333500" cy="838200"/>
            <wp:effectExtent l="0" t="0" r="0" b="0"/>
            <wp:docPr id="153740609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06091" name="图片 3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333500" cy="838200"/>
                    </a:xfrm>
                    <a:prstGeom prst="rect">
                      <a:avLst/>
                    </a:prstGeom>
                    <a:noFill/>
                    <a:ln>
                      <a:noFill/>
                    </a:ln>
                  </pic:spPr>
                </pic:pic>
              </a:graphicData>
            </a:graphic>
          </wp:inline>
        </w:drawing>
      </w:r>
      <w:r>
        <w:rPr>
          <w:rFonts w:ascii="Times New Roman" w:hAnsi="Times New Roman" w:eastAsia="宋体" w:cs="Times New Roman"/>
          <w:sz w:val="24"/>
          <w:szCs w:val="20"/>
        </w:rPr>
        <w:t xml:space="preserve">          </w:t>
      </w:r>
      <w:r>
        <w:rPr>
          <w:rFonts w:ascii="Times New Roman" w:hAnsi="Times New Roman" w:eastAsia="宋体" w:cs="Times New Roman"/>
          <w:sz w:val="24"/>
          <w:szCs w:val="20"/>
        </w:rPr>
        <w:drawing>
          <wp:inline distT="0" distB="0" distL="0" distR="0">
            <wp:extent cx="1295400" cy="981075"/>
            <wp:effectExtent l="0" t="0" r="0" b="9525"/>
            <wp:docPr id="209341428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4280" name="图片 3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1295400" cy="981075"/>
                    </a:xfrm>
                    <a:prstGeom prst="rect">
                      <a:avLst/>
                    </a:prstGeom>
                    <a:noFill/>
                    <a:ln>
                      <a:noFill/>
                    </a:ln>
                  </pic:spPr>
                </pic:pic>
              </a:graphicData>
            </a:graphic>
          </wp:inline>
        </w:drawing>
      </w:r>
    </w:p>
    <w:p w14:paraId="35F0603D">
      <w:pPr>
        <w:widowControl/>
        <w:spacing w:line="360" w:lineRule="auto"/>
        <w:ind w:firstLine="1440" w:firstLineChars="600"/>
        <w:rPr>
          <w:rFonts w:ascii="Times New Roman" w:hAnsi="Times New Roman" w:eastAsia="宋体" w:cs="Times New Roman"/>
          <w:sz w:val="24"/>
          <w:szCs w:val="20"/>
        </w:rPr>
      </w:pPr>
      <w:r>
        <w:rPr>
          <w:rFonts w:ascii="Times New Roman" w:hAnsi="Times New Roman" w:eastAsia="宋体" w:cs="Times New Roman"/>
          <w:sz w:val="24"/>
          <w:szCs w:val="20"/>
        </w:rPr>
        <w:t>（d）第一层边界层网格      （e）第二层边界层网格</w:t>
      </w:r>
    </w:p>
    <w:p w14:paraId="61A8CBB7">
      <w:pPr>
        <w:pStyle w:val="13"/>
        <w:rPr>
          <w:rFonts w:ascii="宋体" w:hAnsi="宋体" w:eastAsia="宋体"/>
          <w:b w:val="0"/>
          <w:bCs/>
        </w:rPr>
      </w:pPr>
      <w:bookmarkStart w:id="52" w:name="_Toc478592813"/>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12</w:t>
      </w:r>
      <w:r>
        <w:rPr>
          <w:rFonts w:hint="eastAsia" w:ascii="宋体" w:hAnsi="宋体" w:eastAsia="宋体"/>
          <w:b w:val="0"/>
          <w:bCs/>
        </w:rPr>
        <w:fldChar w:fldCharType="end"/>
      </w:r>
      <w:r>
        <w:rPr>
          <w:rFonts w:ascii="宋体" w:hAnsi="宋体" w:eastAsia="宋体"/>
          <w:b w:val="0"/>
          <w:bCs/>
        </w:rPr>
        <w:t>应用</w:t>
      </w:r>
      <w:r>
        <w:rPr>
          <w:rFonts w:ascii="Times New Roman" w:hAnsi="Times New Roman" w:eastAsia="宋体" w:cs="Times New Roman"/>
          <w:b w:val="0"/>
          <w:bCs/>
        </w:rPr>
        <w:t>Park</w:t>
      </w:r>
      <w:r>
        <w:rPr>
          <w:rFonts w:ascii="宋体" w:hAnsi="宋体" w:eastAsia="宋体"/>
          <w:b w:val="0"/>
          <w:bCs/>
        </w:rPr>
        <w:t>等人提出的方法生成凹区域的边界层网格过程</w:t>
      </w:r>
      <w:bookmarkEnd w:id="52"/>
    </w:p>
    <w:p w14:paraId="239C173B">
      <w:pPr>
        <w:widowControl/>
        <w:spacing w:after="120" w:afterLines="50" w:line="360" w:lineRule="auto"/>
        <w:rPr>
          <w:rFonts w:ascii="Times New Roman" w:hAnsi="Times New Roman" w:eastAsia="宋体" w:cs="Times New Roman"/>
          <w:sz w:val="24"/>
          <w:szCs w:val="20"/>
        </w:rPr>
      </w:pPr>
      <w:r>
        <w:rPr>
          <w:rFonts w:ascii="Times New Roman" w:hAnsi="Times New Roman" w:eastAsia="宋体" w:cs="Times New Roman"/>
          <w:sz w:val="24"/>
          <w:szCs w:val="20"/>
        </w:rPr>
        <w:drawing>
          <wp:inline distT="0" distB="0" distL="0" distR="0">
            <wp:extent cx="5267325" cy="2152650"/>
            <wp:effectExtent l="0" t="0" r="9525" b="0"/>
            <wp:docPr id="21599858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98581" name="图片 3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5267325" cy="2152650"/>
                    </a:xfrm>
                    <a:prstGeom prst="rect">
                      <a:avLst/>
                    </a:prstGeom>
                    <a:noFill/>
                    <a:ln>
                      <a:noFill/>
                    </a:ln>
                  </pic:spPr>
                </pic:pic>
              </a:graphicData>
            </a:graphic>
          </wp:inline>
        </w:drawing>
      </w:r>
    </w:p>
    <w:p w14:paraId="3633ED8E">
      <w:pPr>
        <w:pStyle w:val="13"/>
        <w:rPr>
          <w:rFonts w:ascii="宋体" w:hAnsi="宋体" w:eastAsia="宋体"/>
          <w:b w:val="0"/>
          <w:bCs/>
        </w:rPr>
      </w:pPr>
      <w:bookmarkStart w:id="53" w:name="_Toc478592814"/>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13</w:t>
      </w:r>
      <w:r>
        <w:rPr>
          <w:rFonts w:hint="eastAsia" w:ascii="宋体" w:hAnsi="宋体" w:eastAsia="宋体"/>
          <w:b w:val="0"/>
          <w:bCs/>
        </w:rPr>
        <w:fldChar w:fldCharType="end"/>
      </w:r>
      <w:r>
        <w:rPr>
          <w:rFonts w:ascii="宋体" w:hAnsi="宋体" w:eastAsia="宋体"/>
          <w:b w:val="0"/>
          <w:bCs/>
        </w:rPr>
        <w:t>由</w:t>
      </w:r>
      <w:r>
        <w:rPr>
          <w:rFonts w:ascii="Times New Roman" w:hAnsi="Times New Roman" w:eastAsia="宋体" w:cs="Times New Roman"/>
          <w:b w:val="0"/>
          <w:bCs/>
        </w:rPr>
        <w:t>Park</w:t>
      </w:r>
      <w:r>
        <w:rPr>
          <w:rFonts w:ascii="宋体" w:hAnsi="宋体" w:eastAsia="宋体"/>
          <w:b w:val="0"/>
          <w:bCs/>
        </w:rPr>
        <w:t>等人提出的方法生成的边界层网格（</w:t>
      </w:r>
      <w:r>
        <w:rPr>
          <w:rFonts w:ascii="Times New Roman" w:hAnsi="Times New Roman" w:eastAsia="宋体" w:cs="Times New Roman"/>
          <w:b w:val="0"/>
          <w:bCs/>
        </w:rPr>
        <w:t>3D</w:t>
      </w:r>
      <w:r>
        <w:rPr>
          <w:rFonts w:ascii="宋体" w:hAnsi="宋体" w:eastAsia="宋体"/>
          <w:b w:val="0"/>
          <w:bCs/>
        </w:rPr>
        <w:t>情形）</w:t>
      </w:r>
      <w:bookmarkEnd w:id="53"/>
    </w:p>
    <w:p w14:paraId="012D2021">
      <w:pPr>
        <w:widowControl/>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447800" cy="1438275"/>
            <wp:effectExtent l="0" t="0" r="0" b="9525"/>
            <wp:docPr id="1430918116" name="图片 33"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18116" name="图片 33" descr="C:\Users\Administrator\Desktop\图片3.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1447800" cy="1438275"/>
                    </a:xfrm>
                    <a:prstGeom prst="rect">
                      <a:avLst/>
                    </a:prstGeom>
                    <a:noFill/>
                    <a:ln>
                      <a:noFill/>
                    </a:ln>
                  </pic:spPr>
                </pic:pic>
              </a:graphicData>
            </a:graphic>
          </wp:inline>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0" distR="0">
            <wp:extent cx="1447800" cy="1438275"/>
            <wp:effectExtent l="0" t="0" r="0" b="9525"/>
            <wp:docPr id="1419183856" name="图片 32" descr="C:\Users\Administrator\Desktop\图片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3856" name="图片 32" descr="C:\Users\Administrator\Desktop\图片4.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1447800" cy="1438275"/>
                    </a:xfrm>
                    <a:prstGeom prst="rect">
                      <a:avLst/>
                    </a:prstGeom>
                    <a:noFill/>
                    <a:ln>
                      <a:noFill/>
                    </a:ln>
                  </pic:spPr>
                </pic:pic>
              </a:graphicData>
            </a:graphic>
          </wp:inline>
        </w:drawing>
      </w:r>
    </w:p>
    <w:p w14:paraId="3B3646AA">
      <w:pPr>
        <w:widowControl/>
        <w:spacing w:line="360" w:lineRule="auto"/>
        <w:ind w:firstLine="1680" w:firstLineChars="800"/>
        <w:rPr>
          <w:rFonts w:ascii="Times New Roman" w:hAnsi="Times New Roman" w:eastAsia="宋体" w:cs="Times New Roman"/>
          <w:szCs w:val="21"/>
        </w:rPr>
      </w:pPr>
      <w:r>
        <w:rPr>
          <w:rFonts w:ascii="Times New Roman" w:hAnsi="Times New Roman" w:eastAsia="宋体" w:cs="Times New Roman"/>
          <w:szCs w:val="21"/>
        </w:rPr>
        <w:t>（a）初始模型边界                （b）等距线</w:t>
      </w:r>
    </w:p>
    <w:p w14:paraId="2C41B5D6">
      <w:pPr>
        <w:pStyle w:val="13"/>
        <w:rPr>
          <w:rFonts w:ascii="宋体" w:hAnsi="宋体" w:eastAsia="宋体"/>
          <w:b w:val="0"/>
          <w:bCs/>
        </w:rPr>
      </w:pPr>
      <w:bookmarkStart w:id="54" w:name="_Toc478592815"/>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14</w:t>
      </w:r>
      <w:r>
        <w:rPr>
          <w:rFonts w:hint="eastAsia" w:ascii="宋体" w:hAnsi="宋体" w:eastAsia="宋体"/>
          <w:b w:val="0"/>
          <w:bCs/>
        </w:rPr>
        <w:fldChar w:fldCharType="end"/>
      </w:r>
      <w:r>
        <w:rPr>
          <w:rFonts w:ascii="宋体" w:hAnsi="宋体" w:eastAsia="宋体"/>
          <w:b w:val="0"/>
          <w:bCs/>
        </w:rPr>
        <w:t>由程函数控制的等距等值线（</w:t>
      </w:r>
      <w:r>
        <w:rPr>
          <w:rFonts w:ascii="Times New Roman" w:hAnsi="Times New Roman" w:eastAsia="宋体" w:cs="Times New Roman"/>
          <w:b w:val="0"/>
          <w:bCs/>
        </w:rPr>
        <w:t>2D</w:t>
      </w:r>
      <w:r>
        <w:rPr>
          <w:rFonts w:ascii="宋体" w:hAnsi="宋体" w:eastAsia="宋体"/>
          <w:b w:val="0"/>
          <w:bCs/>
        </w:rPr>
        <w:t>情形）</w:t>
      </w:r>
      <w:bookmarkEnd w:id="54"/>
    </w:p>
    <w:p w14:paraId="6FE99C05">
      <w:pPr>
        <w:widowControl/>
        <w:spacing w:line="360" w:lineRule="auto"/>
        <w:rPr>
          <w:rFonts w:ascii="Times New Roman" w:hAnsi="Times New Roman" w:eastAsia="宋体" w:cs="Times New Roman"/>
          <w:sz w:val="24"/>
          <w:szCs w:val="20"/>
        </w:rPr>
      </w:pPr>
      <w:r>
        <w:rPr>
          <w:rFonts w:ascii="Times New Roman" w:hAnsi="Times New Roman" w:eastAsia="宋体" w:cs="Times New Roman"/>
          <w:sz w:val="24"/>
          <w:szCs w:val="20"/>
        </w:rPr>
        <w:tab/>
      </w:r>
      <w:r>
        <w:rPr>
          <w:rFonts w:ascii="Times New Roman" w:hAnsi="Times New Roman" w:eastAsia="宋体" w:cs="Times New Roman"/>
          <w:sz w:val="24"/>
          <w:szCs w:val="20"/>
        </w:rPr>
        <w:t xml:space="preserve">Wang </w:t>
      </w:r>
      <w:r>
        <w:rPr>
          <w:rFonts w:ascii="Times New Roman" w:hAnsi="Times New Roman" w:eastAsia="宋体" w:cs="Times New Roman"/>
          <w:sz w:val="24"/>
          <w:szCs w:val="20"/>
        </w:rPr>
        <w:fldChar w:fldCharType="begin"/>
      </w:r>
      <w:r>
        <w:rPr>
          <w:rFonts w:ascii="Times New Roman" w:hAnsi="Times New Roman" w:eastAsia="宋体" w:cs="Times New Roman"/>
          <w:sz w:val="24"/>
          <w:szCs w:val="20"/>
        </w:rPr>
        <w:instrText xml:space="preserve"> ADDIN NE.Ref.{AAB19865-23E7-4C82-8087-FAC45B04B018}</w:instrText>
      </w:r>
      <w:r>
        <w:rPr>
          <w:rFonts w:ascii="Times New Roman" w:hAnsi="Times New Roman" w:eastAsia="宋体" w:cs="Times New Roman"/>
          <w:sz w:val="24"/>
          <w:szCs w:val="20"/>
        </w:rPr>
        <w:fldChar w:fldCharType="separate"/>
      </w:r>
      <w:r>
        <w:rPr>
          <w:rFonts w:ascii="Times New Roman" w:hAnsi="Times New Roman" w:eastAsia="宋体" w:cs="Times New Roman"/>
          <w:color w:val="080000"/>
          <w:kern w:val="0"/>
          <w:sz w:val="24"/>
          <w:szCs w:val="24"/>
          <w:vertAlign w:val="superscript"/>
        </w:rPr>
        <w:t>[26,48]</w:t>
      </w:r>
      <w:r>
        <w:rPr>
          <w:rFonts w:ascii="Times New Roman" w:hAnsi="Times New Roman" w:eastAsia="宋体" w:cs="Times New Roman"/>
          <w:sz w:val="24"/>
          <w:szCs w:val="20"/>
        </w:rPr>
        <w:fldChar w:fldCharType="end"/>
      </w:r>
      <w:r>
        <w:rPr>
          <w:rFonts w:ascii="Times New Roman" w:hAnsi="Times New Roman" w:eastAsia="宋体" w:cs="Times New Roman"/>
          <w:sz w:val="24"/>
          <w:szCs w:val="20"/>
        </w:rPr>
        <w:t>在利用水平集方法时，将控制方程改为程函数，</w:t>
      </w:r>
    </w:p>
    <w:p w14:paraId="70135E61">
      <w:pPr>
        <w:widowControl/>
        <w:jc w:val="center"/>
        <w:rPr>
          <w:rFonts w:ascii="Times New Roman" w:hAnsi="Times New Roman" w:eastAsia="宋体" w:cs="Times New Roman"/>
          <w:sz w:val="24"/>
          <w:szCs w:val="20"/>
        </w:rPr>
      </w:pPr>
      <w:r>
        <w:rPr>
          <w:rFonts w:ascii="Times New Roman" w:hAnsi="Times New Roman" w:eastAsia="宋体" w:cs="Times New Roman"/>
          <w:position w:val="-10"/>
          <w:sz w:val="24"/>
          <w:szCs w:val="20"/>
        </w:rPr>
        <w:object>
          <v:shape id="_x0000_i1060" o:spt="75" type="#_x0000_t75" style="height:15.65pt;width:56.35pt;" o:ole="t" filled="f" o:preferrelative="t" stroked="f" coordsize="21600,21600">
            <v:path/>
            <v:fill on="f" focussize="0,0"/>
            <v:stroke on="f" joinstyle="miter"/>
            <v:imagedata r:id="rId108" o:title=""/>
            <o:lock v:ext="edit" aspectratio="t"/>
            <w10:wrap type="none"/>
            <w10:anchorlock/>
          </v:shape>
          <o:OLEObject Type="Embed" ProgID="Equation.DSMT4" ShapeID="_x0000_i1060" DrawAspect="Content" ObjectID="_1468075760" r:id="rId107">
            <o:LockedField>false</o:LockedField>
          </o:OLEObject>
        </w:object>
      </w:r>
      <w:r>
        <w:rPr>
          <w:rFonts w:ascii="Times New Roman" w:hAnsi="Times New Roman" w:eastAsia="宋体" w:cs="Times New Roman"/>
          <w:sz w:val="24"/>
          <w:szCs w:val="20"/>
        </w:rPr>
        <w:t>，</w:t>
      </w:r>
    </w:p>
    <w:p w14:paraId="3218A51A">
      <w:pPr>
        <w:widowControl/>
        <w:spacing w:after="120" w:afterLines="50" w:line="440" w:lineRule="exact"/>
        <w:rPr>
          <w:rFonts w:ascii="Times New Roman" w:hAnsi="Times New Roman" w:eastAsia="宋体" w:cs="Times New Roman"/>
          <w:b/>
          <w:sz w:val="24"/>
          <w:szCs w:val="20"/>
        </w:rPr>
      </w:pPr>
      <w:r>
        <w:rPr>
          <w:rFonts w:ascii="Times New Roman" w:hAnsi="Times New Roman" w:eastAsia="宋体" w:cs="Times New Roman"/>
          <w:position w:val="-10"/>
          <w:sz w:val="24"/>
          <w:szCs w:val="20"/>
        </w:rPr>
        <w:object>
          <v:shape id="_x0000_i1061" o:spt="75" type="#_x0000_t75" style="height:15.65pt;width:10pt;" o:ole="t" filled="f" o:preferrelative="t" stroked="f" coordsize="21600,21600">
            <v:path/>
            <v:fill on="f" focussize="0,0"/>
            <v:stroke on="f" joinstyle="miter"/>
            <v:imagedata r:id="rId110" o:title=""/>
            <o:lock v:ext="edit" aspectratio="t"/>
            <w10:wrap type="none"/>
            <w10:anchorlock/>
          </v:shape>
          <o:OLEObject Type="Embed" ProgID="Equation.DSMT4" ShapeID="_x0000_i1061" DrawAspect="Content" ObjectID="_1468075761" r:id="rId109">
            <o:LockedField>false</o:LockedField>
          </o:OLEObject>
        </w:object>
      </w:r>
      <w:r>
        <w:rPr>
          <w:rFonts w:ascii="Times New Roman" w:hAnsi="Times New Roman" w:eastAsia="宋体" w:cs="Times New Roman"/>
          <w:sz w:val="24"/>
          <w:szCs w:val="20"/>
        </w:rPr>
        <w:t>为网格点离模型边界的最小欧氏距离，使得等值面上每一点离模型边界曲面都具有相同的最小距离。图14展示了由程函数控制的2D情形下模型的等距线。为保持初始前沿面的参数信息，在该方法中将前沿点处的层进法向定义为程函数在该点处的梯度值。该方法具有和其它全局层进方法一样的从全局角度考虑几何特征的优点，在凹特征处能有效的避免局部相交问题，同时利用距离场特征可以提前检测出全局相交问题。由于更新后的前沿面位置位于等距面上，使得该方法在任何前沿点处都具有等距的层进步长，不能直接适用于变步长的边界层网格生成问题。图15展示了用该方法生成的某管道的边界层网格效果，图16展示了在奇异的附近处的边界层网格效果，表明全局层进法在复杂角点处依然能得到较好的层进法向。</w:t>
      </w:r>
    </w:p>
    <w:p w14:paraId="7682A5A4">
      <w:pPr>
        <w:widowControl/>
        <w:spacing w:line="360" w:lineRule="auto"/>
        <w:jc w:val="left"/>
        <w:rPr>
          <w:rFonts w:ascii="Times New Roman" w:hAnsi="Times New Roman" w:eastAsia="宋体" w:cs="Times New Roman"/>
          <w:sz w:val="24"/>
          <w:szCs w:val="24"/>
        </w:rPr>
      </w:pPr>
      <w:r>
        <w:rPr>
          <w:rFonts w:ascii="Lucida Grande" w:hAnsi="Lucida Grande" w:eastAsia="宋体" w:cs="Times New Roman"/>
          <w:sz w:val="24"/>
          <w:szCs w:val="20"/>
        </w:rPr>
        <w:drawing>
          <wp:inline distT="0" distB="0" distL="0" distR="0">
            <wp:extent cx="5276850" cy="2324100"/>
            <wp:effectExtent l="0" t="0" r="0" b="0"/>
            <wp:docPr id="260919552" name="图片 31" descr="master.img-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9552" name="图片 31" descr="master.img-079.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276850" cy="2324100"/>
                    </a:xfrm>
                    <a:prstGeom prst="rect">
                      <a:avLst/>
                    </a:prstGeom>
                    <a:noFill/>
                    <a:ln>
                      <a:noFill/>
                    </a:ln>
                  </pic:spPr>
                </pic:pic>
              </a:graphicData>
            </a:graphic>
          </wp:inline>
        </w:drawing>
      </w:r>
    </w:p>
    <w:p w14:paraId="0D19848F">
      <w:pPr>
        <w:pStyle w:val="13"/>
        <w:rPr>
          <w:rFonts w:ascii="宋体" w:hAnsi="宋体" w:eastAsia="宋体"/>
          <w:b w:val="0"/>
          <w:bCs/>
        </w:rPr>
      </w:pPr>
      <w:bookmarkStart w:id="55" w:name="_Toc478592816"/>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15</w:t>
      </w:r>
      <w:r>
        <w:rPr>
          <w:rFonts w:hint="eastAsia" w:ascii="宋体" w:hAnsi="宋体" w:eastAsia="宋体"/>
          <w:b w:val="0"/>
          <w:bCs/>
        </w:rPr>
        <w:fldChar w:fldCharType="end"/>
      </w:r>
      <w:r>
        <w:rPr>
          <w:rFonts w:ascii="宋体" w:hAnsi="宋体" w:eastAsia="宋体"/>
          <w:b w:val="0"/>
          <w:bCs/>
        </w:rPr>
        <w:t>由</w:t>
      </w:r>
      <w:r>
        <w:rPr>
          <w:rFonts w:ascii="Times New Roman" w:hAnsi="Times New Roman" w:eastAsia="宋体" w:cs="Times New Roman"/>
          <w:b w:val="0"/>
          <w:bCs/>
        </w:rPr>
        <w:t>Wang</w:t>
      </w:r>
      <w:r>
        <w:rPr>
          <w:rFonts w:ascii="宋体" w:hAnsi="宋体" w:eastAsia="宋体"/>
          <w:b w:val="0"/>
          <w:bCs/>
        </w:rPr>
        <w:t>提出的方法生成的边界层网格，编号为#</w:t>
      </w:r>
      <w:r>
        <w:rPr>
          <w:rFonts w:ascii="Times New Roman" w:hAnsi="Times New Roman" w:eastAsia="宋体" w:cs="Times New Roman"/>
          <w:b w:val="0"/>
          <w:bCs/>
        </w:rPr>
        <w:t>2794</w:t>
      </w:r>
      <w:r>
        <w:rPr>
          <w:rFonts w:ascii="宋体" w:hAnsi="宋体" w:eastAsia="宋体"/>
          <w:b w:val="0"/>
          <w:bCs/>
        </w:rPr>
        <w:t>的点为奇异点</w:t>
      </w:r>
      <w:bookmarkEnd w:id="55"/>
    </w:p>
    <w:p w14:paraId="26FF1EB8">
      <w:pPr>
        <w:widowControl/>
        <w:spacing w:line="360" w:lineRule="auto"/>
        <w:jc w:val="center"/>
        <w:rPr>
          <w:rFonts w:ascii="Times New Roman" w:hAnsi="Times New Roman" w:eastAsia="宋体" w:cs="Times New Roman"/>
          <w:sz w:val="24"/>
          <w:szCs w:val="24"/>
        </w:rPr>
      </w:pPr>
      <w:r>
        <w:rPr>
          <w:rFonts w:ascii="Lucida Grande" w:hAnsi="Lucida Grande" w:eastAsia="宋体" w:cs="Times New Roman"/>
          <w:sz w:val="24"/>
          <w:szCs w:val="20"/>
        </w:rPr>
        <w:drawing>
          <wp:inline distT="0" distB="0" distL="0" distR="0">
            <wp:extent cx="2162175" cy="1666875"/>
            <wp:effectExtent l="0" t="0" r="9525" b="9525"/>
            <wp:docPr id="563994246" name="图片 30" descr="master.img-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4246" name="图片 30" descr="master.img-081.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2162175" cy="1666875"/>
                    </a:xfrm>
                    <a:prstGeom prst="rect">
                      <a:avLst/>
                    </a:prstGeom>
                    <a:noFill/>
                    <a:ln>
                      <a:noFill/>
                    </a:ln>
                  </pic:spPr>
                </pic:pic>
              </a:graphicData>
            </a:graphic>
          </wp:inline>
        </w:drawing>
      </w:r>
      <w:r>
        <w:rPr>
          <w:rFonts w:ascii="Times New Roman" w:hAnsi="Times New Roman" w:eastAsia="宋体" w:cs="Times New Roman"/>
          <w:sz w:val="24"/>
          <w:szCs w:val="24"/>
        </w:rPr>
        <w:t xml:space="preserve">    </w:t>
      </w:r>
      <w:r>
        <w:rPr>
          <w:rFonts w:ascii="Lucida Grande" w:hAnsi="Lucida Grande" w:eastAsia="宋体" w:cs="Times New Roman"/>
          <w:sz w:val="24"/>
          <w:szCs w:val="20"/>
        </w:rPr>
        <w:drawing>
          <wp:inline distT="0" distB="0" distL="0" distR="0">
            <wp:extent cx="2162175" cy="1714500"/>
            <wp:effectExtent l="0" t="0" r="9525" b="0"/>
            <wp:docPr id="660487227" name="图片 29" descr="master.img-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87227" name="图片 29" descr="master.img-082.jp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162175" cy="1714500"/>
                    </a:xfrm>
                    <a:prstGeom prst="rect">
                      <a:avLst/>
                    </a:prstGeom>
                    <a:noFill/>
                    <a:ln>
                      <a:noFill/>
                    </a:ln>
                  </pic:spPr>
                </pic:pic>
              </a:graphicData>
            </a:graphic>
          </wp:inline>
        </w:drawing>
      </w:r>
    </w:p>
    <w:p w14:paraId="244A383C">
      <w:pPr>
        <w:widowControl/>
        <w:spacing w:line="360" w:lineRule="auto"/>
        <w:ind w:firstLine="1920"/>
        <w:jc w:val="left"/>
        <w:rPr>
          <w:rFonts w:ascii="Times New Roman" w:hAnsi="Times New Roman" w:eastAsia="宋体" w:cs="Times New Roman"/>
          <w:szCs w:val="21"/>
        </w:rPr>
      </w:pPr>
      <w:r>
        <w:rPr>
          <w:rFonts w:ascii="Times New Roman" w:hAnsi="Times New Roman" w:eastAsia="宋体" w:cs="Times New Roman"/>
          <w:szCs w:val="21"/>
        </w:rPr>
        <w:t>（a）面视图                      （b）线框视图</w:t>
      </w:r>
    </w:p>
    <w:p w14:paraId="5F316EF0">
      <w:pPr>
        <w:pStyle w:val="13"/>
        <w:rPr>
          <w:rFonts w:ascii="宋体" w:hAnsi="宋体" w:eastAsia="宋体"/>
          <w:b w:val="0"/>
          <w:bCs/>
        </w:rPr>
      </w:pPr>
      <w:bookmarkStart w:id="56" w:name="_Toc478592817"/>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16</w:t>
      </w:r>
      <w:r>
        <w:rPr>
          <w:rFonts w:hint="eastAsia" w:ascii="宋体" w:hAnsi="宋体" w:eastAsia="宋体"/>
          <w:b w:val="0"/>
          <w:bCs/>
        </w:rPr>
        <w:fldChar w:fldCharType="end"/>
      </w:r>
      <w:r>
        <w:rPr>
          <w:rFonts w:ascii="Times New Roman" w:hAnsi="Times New Roman" w:eastAsia="宋体" w:cs="Times New Roman"/>
          <w:b w:val="0"/>
          <w:bCs/>
        </w:rPr>
        <w:t>Wang</w:t>
      </w:r>
      <w:r>
        <w:rPr>
          <w:rFonts w:ascii="宋体" w:hAnsi="宋体" w:eastAsia="宋体"/>
          <w:b w:val="0"/>
          <w:bCs/>
        </w:rPr>
        <w:t>提出的方法在奇异点处的边界层网格效果</w:t>
      </w:r>
      <w:bookmarkEnd w:id="56"/>
    </w:p>
    <w:p w14:paraId="699CFD49">
      <w:pPr>
        <w:pStyle w:val="166"/>
        <w:widowControl/>
        <w:numPr>
          <w:ilvl w:val="0"/>
          <w:numId w:val="23"/>
        </w:numPr>
        <w:spacing w:after="120" w:afterLines="50" w:line="360" w:lineRule="auto"/>
        <w:ind w:firstLineChars="0"/>
        <w:rPr>
          <w:rFonts w:ascii="Times New Roman" w:hAnsi="Times New Roman" w:eastAsia="宋体" w:cs="Arial"/>
          <w:b/>
          <w:vanish/>
          <w:sz w:val="24"/>
          <w:szCs w:val="24"/>
        </w:rPr>
      </w:pPr>
      <w:bookmarkStart w:id="57" w:name="_Toc478571162"/>
    </w:p>
    <w:p w14:paraId="16C87CE8">
      <w:pPr>
        <w:pStyle w:val="166"/>
        <w:widowControl/>
        <w:numPr>
          <w:ilvl w:val="0"/>
          <w:numId w:val="23"/>
        </w:numPr>
        <w:spacing w:after="120" w:afterLines="50" w:line="360" w:lineRule="auto"/>
        <w:ind w:firstLineChars="0"/>
        <w:rPr>
          <w:rFonts w:ascii="Times New Roman" w:hAnsi="Times New Roman" w:eastAsia="宋体" w:cs="Arial"/>
          <w:b/>
          <w:vanish/>
          <w:sz w:val="24"/>
          <w:szCs w:val="24"/>
        </w:rPr>
      </w:pPr>
    </w:p>
    <w:p w14:paraId="750138E0">
      <w:pPr>
        <w:pStyle w:val="166"/>
        <w:widowControl/>
        <w:numPr>
          <w:ilvl w:val="1"/>
          <w:numId w:val="23"/>
        </w:numPr>
        <w:spacing w:after="120" w:afterLines="50" w:line="360" w:lineRule="auto"/>
        <w:ind w:firstLineChars="0"/>
        <w:rPr>
          <w:rFonts w:ascii="Times New Roman" w:hAnsi="Times New Roman" w:eastAsia="宋体" w:cs="Arial"/>
          <w:b/>
          <w:vanish/>
          <w:sz w:val="24"/>
          <w:szCs w:val="24"/>
        </w:rPr>
      </w:pPr>
    </w:p>
    <w:p w14:paraId="6E206445">
      <w:pPr>
        <w:pStyle w:val="166"/>
        <w:widowControl/>
        <w:numPr>
          <w:ilvl w:val="1"/>
          <w:numId w:val="23"/>
        </w:numPr>
        <w:spacing w:after="120" w:afterLines="50" w:line="360" w:lineRule="auto"/>
        <w:ind w:firstLineChars="0"/>
        <w:rPr>
          <w:rFonts w:ascii="Times New Roman" w:hAnsi="Times New Roman" w:eastAsia="宋体" w:cs="Arial"/>
          <w:b/>
          <w:vanish/>
          <w:sz w:val="24"/>
          <w:szCs w:val="24"/>
        </w:rPr>
      </w:pPr>
    </w:p>
    <w:p w14:paraId="64D87DBE">
      <w:pPr>
        <w:pStyle w:val="166"/>
        <w:widowControl/>
        <w:numPr>
          <w:ilvl w:val="1"/>
          <w:numId w:val="23"/>
        </w:numPr>
        <w:spacing w:after="120" w:afterLines="50" w:line="360" w:lineRule="auto"/>
        <w:ind w:firstLineChars="0"/>
        <w:rPr>
          <w:rFonts w:ascii="Times New Roman" w:hAnsi="Times New Roman" w:eastAsia="宋体" w:cs="Arial"/>
          <w:b/>
          <w:vanish/>
          <w:sz w:val="24"/>
          <w:szCs w:val="24"/>
        </w:rPr>
      </w:pPr>
    </w:p>
    <w:bookmarkEnd w:id="57"/>
    <w:p w14:paraId="7E3DAAA8">
      <w:pPr>
        <w:pStyle w:val="166"/>
        <w:keepNext/>
        <w:keepLines/>
        <w:widowControl/>
        <w:numPr>
          <w:ilvl w:val="1"/>
          <w:numId w:val="22"/>
        </w:numPr>
        <w:spacing w:before="140" w:line="360" w:lineRule="auto"/>
        <w:ind w:firstLineChars="0"/>
        <w:jc w:val="left"/>
        <w:outlineLvl w:val="2"/>
        <w:rPr>
          <w:del w:id="34" w:author="张瑞鹏" w:date="2026-06-18T14:10:48Z"/>
          <w:rFonts w:ascii="Times New Roman" w:hAnsi="Times New Roman" w:eastAsia="黑体" w:cs="Times New Roman"/>
          <w:b/>
          <w:sz w:val="28"/>
          <w:szCs w:val="20"/>
        </w:rPr>
      </w:pPr>
      <w:del w:id="35" w:author="张瑞鹏" w:date="2026-06-18T14:10:48Z">
        <w:bookmarkStart w:id="58" w:name="_Toc232613802"/>
        <w:r>
          <w:rPr>
            <w:rFonts w:hint="eastAsia" w:ascii="Times New Roman" w:hAnsi="Times New Roman" w:eastAsia="黑体" w:cs="Times New Roman"/>
            <w:b/>
            <w:sz w:val="28"/>
            <w:szCs w:val="20"/>
          </w:rPr>
          <w:delText>控制方程及其数值解法</w:delText>
        </w:r>
        <w:bookmarkEnd w:id="58"/>
      </w:del>
    </w:p>
    <w:p w14:paraId="64BBF816">
      <w:pPr>
        <w:pStyle w:val="166"/>
        <w:keepNext/>
        <w:keepLines/>
        <w:widowControl/>
        <w:numPr>
          <w:ilvl w:val="2"/>
          <w:numId w:val="22"/>
        </w:numPr>
        <w:spacing w:before="140" w:line="360" w:lineRule="auto"/>
        <w:ind w:firstLineChars="0"/>
        <w:jc w:val="left"/>
        <w:outlineLvl w:val="2"/>
        <w:rPr>
          <w:del w:id="36" w:author="张瑞鹏" w:date="2026-06-18T14:10:48Z"/>
          <w:rFonts w:ascii="Times New Roman" w:hAnsi="Times New Roman" w:eastAsia="黑体" w:cs="Times New Roman"/>
          <w:b/>
          <w:sz w:val="28"/>
          <w:szCs w:val="20"/>
        </w:rPr>
      </w:pPr>
      <w:del w:id="37" w:author="张瑞鹏" w:date="2026-06-18T14:10:48Z">
        <w:bookmarkStart w:id="59" w:name="_Toc232613803"/>
        <w:bookmarkStart w:id="60" w:name="_Toc478571163"/>
        <w:r>
          <w:rPr>
            <w:rFonts w:hint="eastAsia" w:ascii="Times New Roman" w:hAnsi="Times New Roman" w:eastAsia="黑体" w:cs="Times New Roman"/>
            <w:b/>
            <w:sz w:val="28"/>
            <w:szCs w:val="20"/>
          </w:rPr>
          <w:delText>控制方程导出</w:delText>
        </w:r>
        <w:bookmarkEnd w:id="59"/>
      </w:del>
    </w:p>
    <w:bookmarkEnd w:id="60"/>
    <w:p w14:paraId="247A2852">
      <w:pPr>
        <w:widowControl/>
        <w:spacing w:after="120" w:afterLines="50" w:line="360" w:lineRule="auto"/>
        <w:textAlignment w:val="center"/>
        <w:rPr>
          <w:del w:id="38" w:author="张瑞鹏" w:date="2026-06-18T14:10:48Z"/>
          <w:rFonts w:ascii="Times New Roman" w:hAnsi="Times New Roman" w:eastAsia="宋体" w:cs="Arial"/>
          <w:sz w:val="24"/>
          <w:szCs w:val="24"/>
          <w:lang w:val="en-GB"/>
        </w:rPr>
      </w:pPr>
      <w:del w:id="39" w:author="张瑞鹏" w:date="2026-06-18T14:10:48Z">
        <w:r>
          <w:rPr>
            <w:rFonts w:ascii="Times New Roman" w:hAnsi="Times New Roman" w:eastAsia="宋体" w:cs="Arial"/>
            <w:sz w:val="24"/>
            <w:szCs w:val="24"/>
          </w:rPr>
          <w:delText>设要离散的区域为</w:delText>
        </w:r>
      </w:del>
      <w:del w:id="40" w:author="张瑞鹏" w:date="2026-06-18T14:10:48Z"/>
      <w:del w:id="41" w:author="张瑞鹏" w:date="2026-06-18T14:10:48Z"/>
      <w:del w:id="42" w:author="张瑞鹏" w:date="2026-06-18T14:10:48Z"/>
      <w:del w:id="43" w:author="张瑞鹏" w:date="2026-06-18T14:10:48Z">
        <w:r>
          <w:rPr>
            <w:rFonts w:ascii="Times New Roman" w:hAnsi="Times New Roman" w:eastAsia="宋体" w:cs="Arial"/>
            <w:sz w:val="24"/>
            <w:szCs w:val="24"/>
            <w:lang w:val="en-GB"/>
          </w:rPr>
          <w:object>
            <v:shape id="_x0000_i1062" o:spt="75" type="#_x0000_t75" style="height:12.5pt;width:12.5pt;" o:ole="t" filled="f" o:preferrelative="t" stroked="f" coordsize="21600,21600">
              <v:path/>
              <v:fill on="f" focussize="0,0"/>
              <v:stroke on="f" joinstyle="miter"/>
              <v:imagedata r:id="rId115" o:title=""/>
              <o:lock v:ext="edit" aspectratio="t"/>
              <w10:wrap type="none"/>
              <w10:anchorlock/>
            </v:shape>
            <o:OLEObject Type="Embed" ProgID="Equation.DSMT4" ShapeID="_x0000_i1062" DrawAspect="Content" ObjectID="_1468075762" r:id="rId114">
              <o:LockedField>false</o:LockedField>
            </o:OLEObject>
          </w:object>
        </w:r>
      </w:del>
      <w:del w:id="45" w:author="张瑞鹏" w:date="2026-06-18T14:10:48Z"/>
      <w:del w:id="46" w:author="张瑞鹏" w:date="2026-06-18T14:10:48Z">
        <w:r>
          <w:rPr>
            <w:rFonts w:ascii="Times New Roman" w:hAnsi="Times New Roman" w:eastAsia="宋体" w:cs="Arial"/>
            <w:sz w:val="24"/>
            <w:szCs w:val="24"/>
          </w:rPr>
          <w:delText>，其边界为</w:delText>
        </w:r>
      </w:del>
      <w:del w:id="47" w:author="张瑞鹏" w:date="2026-06-18T14:10:48Z"/>
      <w:del w:id="48" w:author="张瑞鹏" w:date="2026-06-18T14:10:48Z"/>
      <w:del w:id="49" w:author="张瑞鹏" w:date="2026-06-18T14:10:48Z"/>
      <w:del w:id="50" w:author="张瑞鹏" w:date="2026-06-18T14:10:48Z">
        <w:r>
          <w:rPr>
            <w:rFonts w:ascii="Times New Roman" w:hAnsi="Times New Roman" w:eastAsia="宋体" w:cs="Arial"/>
            <w:sz w:val="24"/>
            <w:szCs w:val="24"/>
            <w:lang w:val="en-GB"/>
          </w:rPr>
          <w:object>
            <v:shape id="_x0000_i1063" o:spt="75" type="#_x0000_t75" style="height:14.4pt;width:18.8pt;" o:ole="t" filled="f" o:preferrelative="t" stroked="f" coordsize="21600,21600">
              <v:path/>
              <v:fill on="f" focussize="0,0"/>
              <v:stroke on="f" joinstyle="miter"/>
              <v:imagedata r:id="rId117" o:title=""/>
              <o:lock v:ext="edit" aspectratio="t"/>
              <w10:wrap type="none"/>
              <w10:anchorlock/>
            </v:shape>
            <o:OLEObject Type="Embed" ProgID="Equation.DSMT4" ShapeID="_x0000_i1063" DrawAspect="Content" ObjectID="_1468075763" r:id="rId116">
              <o:LockedField>false</o:LockedField>
            </o:OLEObject>
          </w:object>
        </w:r>
      </w:del>
      <w:del w:id="52" w:author="张瑞鹏" w:date="2026-06-18T14:10:48Z"/>
      <w:del w:id="53" w:author="张瑞鹏" w:date="2026-06-18T14:10:48Z">
        <w:r>
          <w:rPr>
            <w:rFonts w:ascii="Times New Roman" w:hAnsi="Times New Roman" w:eastAsia="宋体" w:cs="Arial"/>
            <w:sz w:val="24"/>
            <w:szCs w:val="24"/>
          </w:rPr>
          <w:delText>，以及</w:delText>
        </w:r>
      </w:del>
      <w:del w:id="54" w:author="张瑞鹏" w:date="2026-06-18T14:10:48Z"/>
      <w:del w:id="55" w:author="张瑞鹏" w:date="2026-06-18T14:10:48Z"/>
      <w:del w:id="56" w:author="张瑞鹏" w:date="2026-06-18T14:10:48Z"/>
      <w:del w:id="57" w:author="张瑞鹏" w:date="2026-06-18T14:10:48Z">
        <w:r>
          <w:rPr>
            <w:rFonts w:ascii="Times New Roman" w:hAnsi="Times New Roman" w:eastAsia="宋体" w:cs="Arial"/>
            <w:sz w:val="24"/>
            <w:szCs w:val="24"/>
            <w:lang w:val="en-GB"/>
          </w:rPr>
          <w:object>
            <v:shape id="_x0000_i1064" o:spt="75" type="#_x0000_t75" style="height:15.65pt;width:63.25pt;" o:ole="t" filled="f" o:preferrelative="t" stroked="f" coordsize="21600,21600">
              <v:path/>
              <v:fill on="f" focussize="0,0"/>
              <v:stroke on="f" joinstyle="miter"/>
              <v:imagedata r:id="rId119" o:title=""/>
              <o:lock v:ext="edit" aspectratio="t"/>
              <w10:wrap type="none"/>
              <w10:anchorlock/>
            </v:shape>
            <o:OLEObject Type="Embed" ProgID="Equation.DSMT4" ShapeID="_x0000_i1064" DrawAspect="Content" ObjectID="_1468075764" r:id="rId118">
              <o:LockedField>false</o:LockedField>
            </o:OLEObject>
          </w:object>
        </w:r>
      </w:del>
      <w:del w:id="59" w:author="张瑞鹏" w:date="2026-06-18T14:10:48Z"/>
      <w:del w:id="60" w:author="张瑞鹏" w:date="2026-06-18T14:10:48Z">
        <w:r>
          <w:rPr>
            <w:rFonts w:ascii="Times New Roman" w:hAnsi="Times New Roman" w:eastAsia="宋体" w:cs="Arial"/>
            <w:sz w:val="24"/>
            <w:szCs w:val="24"/>
            <w:lang w:val="en-GB"/>
          </w:rPr>
          <w:delText>为定义在</w:delText>
        </w:r>
      </w:del>
      <w:del w:id="61" w:author="张瑞鹏" w:date="2026-06-18T14:10:48Z"/>
      <w:del w:id="62" w:author="张瑞鹏" w:date="2026-06-18T14:10:48Z"/>
      <w:del w:id="63" w:author="张瑞鹏" w:date="2026-06-18T14:10:48Z"/>
      <w:del w:id="64" w:author="张瑞鹏" w:date="2026-06-18T14:10:48Z">
        <w:r>
          <w:rPr>
            <w:rFonts w:ascii="Times New Roman" w:hAnsi="Times New Roman" w:eastAsia="宋体" w:cs="Arial"/>
            <w:sz w:val="24"/>
            <w:szCs w:val="24"/>
            <w:lang w:val="en-GB"/>
          </w:rPr>
          <w:object>
            <v:shape id="_x0000_i1065" o:spt="75" type="#_x0000_t75" style="height:12.5pt;width:12.5pt;" o:ole="t" filled="f" o:preferrelative="t" stroked="f" coordsize="21600,21600">
              <v:path/>
              <v:fill on="f" focussize="0,0"/>
              <v:stroke on="f" joinstyle="miter"/>
              <v:imagedata r:id="rId115" o:title=""/>
              <o:lock v:ext="edit" aspectratio="t"/>
              <w10:wrap type="none"/>
              <w10:anchorlock/>
            </v:shape>
            <o:OLEObject Type="Embed" ProgID="Equation.DSMT4" ShapeID="_x0000_i1065" DrawAspect="Content" ObjectID="_1468075765" r:id="rId120">
              <o:LockedField>false</o:LockedField>
            </o:OLEObject>
          </w:object>
        </w:r>
      </w:del>
      <w:del w:id="66" w:author="张瑞鹏" w:date="2026-06-18T14:10:48Z"/>
      <w:del w:id="67" w:author="张瑞鹏" w:date="2026-06-18T14:10:48Z">
        <w:r>
          <w:rPr>
            <w:rFonts w:ascii="Times New Roman" w:hAnsi="Times New Roman" w:eastAsia="宋体" w:cs="Arial"/>
            <w:sz w:val="24"/>
            <w:szCs w:val="24"/>
            <w:lang w:val="en-GB"/>
          </w:rPr>
          <w:delText>内的向量函数。我们的目标是要将定义在边界</w:delText>
        </w:r>
      </w:del>
      <w:del w:id="68" w:author="张瑞鹏" w:date="2026-06-18T14:10:48Z"/>
      <w:del w:id="69" w:author="张瑞鹏" w:date="2026-06-18T14:10:48Z"/>
      <w:del w:id="70" w:author="张瑞鹏" w:date="2026-06-18T14:10:48Z"/>
      <w:del w:id="71" w:author="张瑞鹏" w:date="2026-06-18T14:10:48Z">
        <w:r>
          <w:rPr>
            <w:rFonts w:ascii="Times New Roman" w:hAnsi="Times New Roman" w:eastAsia="宋体" w:cs="Arial"/>
            <w:sz w:val="24"/>
            <w:szCs w:val="24"/>
            <w:lang w:val="en-GB"/>
          </w:rPr>
          <w:object>
            <v:shape id="_x0000_i1066" o:spt="75" type="#_x0000_t75" style="height:14.4pt;width:18.8pt;" o:ole="t" filled="f" o:preferrelative="t" stroked="f" coordsize="21600,21600">
              <v:path/>
              <v:fill on="f" focussize="0,0"/>
              <v:stroke on="f" joinstyle="miter"/>
              <v:imagedata r:id="rId117" o:title=""/>
              <o:lock v:ext="edit" aspectratio="t"/>
              <w10:wrap type="none"/>
              <w10:anchorlock/>
            </v:shape>
            <o:OLEObject Type="Embed" ProgID="Equation.DSMT4" ShapeID="_x0000_i1066" DrawAspect="Content" ObjectID="_1468075766" r:id="rId121">
              <o:LockedField>false</o:LockedField>
            </o:OLEObject>
          </w:object>
        </w:r>
      </w:del>
      <w:del w:id="73" w:author="张瑞鹏" w:date="2026-06-18T14:10:48Z"/>
      <w:del w:id="74" w:author="张瑞鹏" w:date="2026-06-18T14:10:48Z">
        <w:r>
          <w:rPr>
            <w:rFonts w:ascii="Times New Roman" w:hAnsi="Times New Roman" w:eastAsia="宋体" w:cs="Arial"/>
            <w:sz w:val="24"/>
            <w:szCs w:val="24"/>
            <w:lang w:val="en-GB"/>
          </w:rPr>
          <w:delText>上的向量向区域</w:delText>
        </w:r>
      </w:del>
      <w:del w:id="75" w:author="张瑞鹏" w:date="2026-06-18T14:10:48Z"/>
      <w:del w:id="76" w:author="张瑞鹏" w:date="2026-06-18T14:10:48Z"/>
      <w:del w:id="77" w:author="张瑞鹏" w:date="2026-06-18T14:10:48Z"/>
      <w:del w:id="78" w:author="张瑞鹏" w:date="2026-06-18T14:10:48Z">
        <w:r>
          <w:rPr>
            <w:rFonts w:ascii="Times New Roman" w:hAnsi="Times New Roman" w:eastAsia="宋体" w:cs="Arial"/>
            <w:sz w:val="24"/>
            <w:szCs w:val="24"/>
            <w:lang w:val="en-GB"/>
          </w:rPr>
          <w:object>
            <v:shape id="_x0000_i1067" o:spt="75" type="#_x0000_t75" style="height:12.5pt;width:12.5pt;" o:ole="t" filled="f" o:preferrelative="t" stroked="f" coordsize="21600,21600">
              <v:path/>
              <v:fill on="f" focussize="0,0"/>
              <v:stroke on="f" joinstyle="miter"/>
              <v:imagedata r:id="rId115" o:title=""/>
              <o:lock v:ext="edit" aspectratio="t"/>
              <w10:wrap type="none"/>
              <w10:anchorlock/>
            </v:shape>
            <o:OLEObject Type="Embed" ProgID="Equation.DSMT4" ShapeID="_x0000_i1067" DrawAspect="Content" ObjectID="_1468075767" r:id="rId122">
              <o:LockedField>false</o:LockedField>
            </o:OLEObject>
          </w:object>
        </w:r>
      </w:del>
      <w:del w:id="80" w:author="张瑞鹏" w:date="2026-06-18T14:10:48Z"/>
      <w:del w:id="81" w:author="张瑞鹏" w:date="2026-06-18T14:10:48Z">
        <w:r>
          <w:rPr>
            <w:rFonts w:ascii="Times New Roman" w:hAnsi="Times New Roman" w:eastAsia="宋体" w:cs="Arial"/>
            <w:sz w:val="24"/>
            <w:szCs w:val="24"/>
            <w:lang w:val="en-GB"/>
          </w:rPr>
          <w:delText>内缓慢推进。为此，我们通过最小化该向量三个分量的梯度来控制</w:delText>
        </w:r>
      </w:del>
      <w:del w:id="82" w:author="张瑞鹏" w:date="2026-06-18T14:10:48Z"/>
      <w:del w:id="83" w:author="张瑞鹏" w:date="2026-06-18T14:10:48Z"/>
      <w:del w:id="84" w:author="张瑞鹏" w:date="2026-06-18T14:10:48Z"/>
      <w:del w:id="85" w:author="张瑞鹏" w:date="2026-06-18T14:10:48Z">
        <w:r>
          <w:rPr>
            <w:rFonts w:ascii="Times New Roman" w:hAnsi="Times New Roman" w:eastAsia="宋体" w:cs="Arial"/>
            <w:sz w:val="24"/>
            <w:szCs w:val="24"/>
            <w:lang w:val="en-GB"/>
          </w:rPr>
          <w:object>
            <v:shape id="_x0000_i1068" o:spt="75" type="#_x0000_t75" style="height:15.65pt;width:25.05pt;" o:ole="t" filled="f" o:preferrelative="t" stroked="f" coordsize="21600,21600">
              <v:path/>
              <v:fill on="f" focussize="0,0"/>
              <v:stroke on="f" joinstyle="miter"/>
              <v:imagedata r:id="rId124" o:title=""/>
              <o:lock v:ext="edit" aspectratio="t"/>
              <w10:wrap type="none"/>
              <w10:anchorlock/>
            </v:shape>
            <o:OLEObject Type="Embed" ProgID="Equation.DSMT4" ShapeID="_x0000_i1068" DrawAspect="Content" ObjectID="_1468075768" r:id="rId123">
              <o:LockedField>false</o:LockedField>
            </o:OLEObject>
          </w:object>
        </w:r>
      </w:del>
      <w:del w:id="87" w:author="张瑞鹏" w:date="2026-06-18T14:10:48Z"/>
      <w:del w:id="88" w:author="张瑞鹏" w:date="2026-06-18T14:10:48Z">
        <w:r>
          <w:rPr>
            <w:rFonts w:ascii="Times New Roman" w:hAnsi="Times New Roman" w:eastAsia="宋体" w:cs="Arial"/>
            <w:sz w:val="24"/>
            <w:szCs w:val="24"/>
            <w:lang w:val="en-GB"/>
          </w:rPr>
          <w:delText>在</w:delText>
        </w:r>
      </w:del>
      <w:del w:id="89" w:author="张瑞鹏" w:date="2026-06-18T14:10:48Z"/>
      <w:del w:id="90" w:author="张瑞鹏" w:date="2026-06-18T14:10:48Z"/>
      <w:del w:id="91" w:author="张瑞鹏" w:date="2026-06-18T14:10:48Z"/>
      <w:del w:id="92" w:author="张瑞鹏" w:date="2026-06-18T14:10:48Z">
        <w:r>
          <w:rPr>
            <w:rFonts w:ascii="Times New Roman" w:hAnsi="Times New Roman" w:eastAsia="宋体" w:cs="Arial"/>
            <w:sz w:val="24"/>
            <w:szCs w:val="24"/>
            <w:lang w:val="en-GB"/>
          </w:rPr>
          <w:object>
            <v:shape id="_x0000_i1069" o:spt="75" type="#_x0000_t75" style="height:12.5pt;width:12.5pt;" o:ole="t" filled="f" o:preferrelative="t" stroked="f" coordsize="21600,21600">
              <v:path/>
              <v:fill on="f" focussize="0,0"/>
              <v:stroke on="f" joinstyle="miter"/>
              <v:imagedata r:id="rId115" o:title=""/>
              <o:lock v:ext="edit" aspectratio="t"/>
              <w10:wrap type="none"/>
              <w10:anchorlock/>
            </v:shape>
            <o:OLEObject Type="Embed" ProgID="Equation.DSMT4" ShapeID="_x0000_i1069" DrawAspect="Content" ObjectID="_1468075769" r:id="rId125">
              <o:LockedField>false</o:LockedField>
            </o:OLEObject>
          </w:object>
        </w:r>
      </w:del>
      <w:del w:id="94" w:author="张瑞鹏" w:date="2026-06-18T14:10:48Z"/>
      <w:del w:id="95" w:author="张瑞鹏" w:date="2026-06-18T14:10:48Z">
        <w:r>
          <w:rPr>
            <w:rFonts w:ascii="Times New Roman" w:hAnsi="Times New Roman" w:eastAsia="宋体" w:cs="Arial"/>
            <w:sz w:val="24"/>
            <w:szCs w:val="24"/>
            <w:lang w:val="en-GB"/>
          </w:rPr>
          <w:delText>内的变化。相应地，针对</w:delText>
        </w:r>
      </w:del>
      <w:del w:id="96" w:author="张瑞鹏" w:date="2026-06-18T14:10:48Z"/>
      <w:del w:id="97" w:author="张瑞鹏" w:date="2026-06-18T14:10:48Z"/>
      <w:del w:id="98" w:author="张瑞鹏" w:date="2026-06-18T14:10:48Z"/>
      <w:del w:id="99" w:author="张瑞鹏" w:date="2026-06-18T14:10:48Z">
        <w:r>
          <w:rPr>
            <w:rFonts w:ascii="Times New Roman" w:hAnsi="Times New Roman" w:eastAsia="宋体" w:cs="Arial"/>
            <w:sz w:val="24"/>
            <w:szCs w:val="24"/>
            <w:lang w:val="en-GB"/>
          </w:rPr>
          <w:object>
            <v:shape id="_x0000_i1070" o:spt="75" type="#_x0000_t75" style="height:15.65pt;width:25.05pt;" o:ole="t" filled="f" o:preferrelative="t" stroked="f" coordsize="21600,21600">
              <v:path/>
              <v:fill on="f" focussize="0,0"/>
              <v:stroke on="f" joinstyle="miter"/>
              <v:imagedata r:id="rId127" o:title=""/>
              <o:lock v:ext="edit" aspectratio="t"/>
              <w10:wrap type="none"/>
              <w10:anchorlock/>
            </v:shape>
            <o:OLEObject Type="Embed" ProgID="Equation.DSMT4" ShapeID="_x0000_i1070" DrawAspect="Content" ObjectID="_1468075770" r:id="rId126">
              <o:LockedField>false</o:LockedField>
            </o:OLEObject>
          </w:object>
        </w:r>
      </w:del>
      <w:del w:id="101" w:author="张瑞鹏" w:date="2026-06-18T14:10:48Z"/>
      <w:del w:id="102" w:author="张瑞鹏" w:date="2026-06-18T14:10:48Z">
        <w:r>
          <w:rPr>
            <w:rFonts w:ascii="Times New Roman" w:hAnsi="Times New Roman" w:eastAsia="宋体" w:cs="Arial"/>
            <w:sz w:val="24"/>
            <w:szCs w:val="24"/>
            <w:lang w:val="en-GB"/>
          </w:rPr>
          <w:delText>每个分量建立一个最小化模型，以</w:delText>
        </w:r>
      </w:del>
      <w:del w:id="103" w:author="张瑞鹏" w:date="2026-06-18T14:10:48Z"/>
      <w:del w:id="104" w:author="张瑞鹏" w:date="2026-06-18T14:10:48Z"/>
      <w:del w:id="105" w:author="张瑞鹏" w:date="2026-06-18T14:10:48Z"/>
      <w:del w:id="106" w:author="张瑞鹏" w:date="2026-06-18T14:10:48Z">
        <w:r>
          <w:rPr>
            <w:rFonts w:ascii="Times New Roman" w:hAnsi="Times New Roman" w:eastAsia="宋体" w:cs="Arial"/>
            <w:sz w:val="24"/>
            <w:szCs w:val="24"/>
            <w:lang w:val="en-GB"/>
          </w:rPr>
          <w:object>
            <v:shape id="_x0000_i1071" o:spt="75" type="#_x0000_t75" style="height:18.15pt;width:29.45pt;" o:ole="t" filled="f" o:preferrelative="t" stroked="f" coordsize="21600,21600">
              <v:path/>
              <v:fill on="f" focussize="0,0"/>
              <v:stroke on="f" joinstyle="miter"/>
              <v:imagedata r:id="rId129" o:title=""/>
              <o:lock v:ext="edit" aspectratio="t"/>
              <w10:wrap type="none"/>
              <w10:anchorlock/>
            </v:shape>
            <o:OLEObject Type="Embed" ProgID="Equation.DSMT4" ShapeID="_x0000_i1071" DrawAspect="Content" ObjectID="_1468075771" r:id="rId128">
              <o:LockedField>false</o:LockedField>
            </o:OLEObject>
          </w:object>
        </w:r>
      </w:del>
      <w:del w:id="108" w:author="张瑞鹏" w:date="2026-06-18T14:10:48Z"/>
      <w:del w:id="109" w:author="张瑞鹏" w:date="2026-06-18T14:10:48Z">
        <w:r>
          <w:rPr>
            <w:rFonts w:ascii="Times New Roman" w:hAnsi="Times New Roman" w:eastAsia="宋体" w:cs="Arial"/>
            <w:sz w:val="24"/>
            <w:szCs w:val="24"/>
            <w:lang w:val="en-GB"/>
          </w:rPr>
          <w:delText>为例：</w:delText>
        </w:r>
      </w:del>
    </w:p>
    <w:p w14:paraId="7D698BA1">
      <w:pPr>
        <w:widowControl/>
        <w:spacing w:after="120" w:afterLines="50" w:line="360" w:lineRule="auto"/>
        <w:jc w:val="right"/>
        <w:rPr>
          <w:del w:id="110" w:author="张瑞鹏" w:date="2026-06-18T14:10:48Z"/>
          <w:rFonts w:ascii="Times New Roman" w:hAnsi="Times New Roman" w:eastAsia="宋体" w:cs="Arial"/>
          <w:sz w:val="24"/>
          <w:szCs w:val="24"/>
        </w:rPr>
      </w:pPr>
      <w:del w:id="111" w:author="张瑞鹏" w:date="2026-06-18T14:10:48Z"/>
      <w:del w:id="112" w:author="张瑞鹏" w:date="2026-06-18T14:10:48Z"/>
      <w:del w:id="113" w:author="张瑞鹏" w:date="2026-06-18T14:10:48Z"/>
      <w:del w:id="114" w:author="张瑞鹏" w:date="2026-06-18T14:10:48Z">
        <w:r>
          <w:rPr>
            <w:rFonts w:ascii="Times New Roman" w:hAnsi="Times New Roman" w:eastAsia="宋体" w:cs="Arial"/>
            <w:sz w:val="24"/>
            <w:szCs w:val="24"/>
            <w:lang w:val="en-GB"/>
          </w:rPr>
          <w:object>
            <v:shape id="_x0000_i1072" o:spt="75" type="#_x0000_t75" style="height:65.75pt;width:184.7pt;" o:ole="t" filled="f" o:preferrelative="t" stroked="f" coordsize="21600,21600">
              <v:path/>
              <v:fill on="f" focussize="0,0"/>
              <v:stroke on="f" joinstyle="miter"/>
              <v:imagedata r:id="rId131" o:title=""/>
              <o:lock v:ext="edit" aspectratio="t"/>
              <w10:wrap type="none"/>
              <w10:anchorlock/>
            </v:shape>
            <o:OLEObject Type="Embed" ProgID="Equation.DSMT4" ShapeID="_x0000_i1072" DrawAspect="Content" ObjectID="_1468075772" r:id="rId130">
              <o:LockedField>false</o:LockedField>
            </o:OLEObject>
          </w:object>
        </w:r>
      </w:del>
      <w:del w:id="116" w:author="张瑞鹏" w:date="2026-06-18T14:10:48Z"/>
      <w:del w:id="117" w:author="张瑞鹏" w:date="2026-06-18T14:10:48Z">
        <w:r>
          <w:rPr>
            <w:rFonts w:ascii="Times New Roman" w:hAnsi="Times New Roman" w:eastAsia="宋体" w:cs="Arial"/>
            <w:sz w:val="24"/>
            <w:szCs w:val="24"/>
            <w:lang w:val="en-GB"/>
          </w:rPr>
          <w:delText>,              （</w:delText>
        </w:r>
      </w:del>
      <w:del w:id="118" w:author="张瑞鹏" w:date="2026-06-18T14:10:48Z">
        <w:r>
          <w:rPr>
            <w:rFonts w:ascii="Times New Roman" w:hAnsi="Times New Roman" w:eastAsia="宋体" w:cs="Times New Roman"/>
            <w:sz w:val="24"/>
            <w:szCs w:val="24"/>
            <w:lang w:val="en-GB"/>
          </w:rPr>
          <w:delText>1</w:delText>
        </w:r>
      </w:del>
      <w:del w:id="119" w:author="张瑞鹏" w:date="2026-06-18T14:10:48Z">
        <w:r>
          <w:rPr>
            <w:rFonts w:ascii="Times New Roman" w:hAnsi="Times New Roman" w:eastAsia="宋体" w:cs="Arial"/>
            <w:sz w:val="24"/>
            <w:szCs w:val="24"/>
            <w:lang w:val="en-GB"/>
          </w:rPr>
          <w:delText>）</w:delText>
        </w:r>
      </w:del>
    </w:p>
    <w:p w14:paraId="551EA862">
      <w:pPr>
        <w:widowControl/>
        <w:spacing w:after="120" w:afterLines="50" w:line="360" w:lineRule="auto"/>
        <w:rPr>
          <w:del w:id="120" w:author="张瑞鹏" w:date="2026-06-18T14:10:48Z"/>
          <w:rFonts w:ascii="Times New Roman" w:hAnsi="Times New Roman" w:eastAsia="宋体" w:cs="Arial"/>
          <w:sz w:val="24"/>
          <w:szCs w:val="24"/>
          <w:lang w:val="en-GB"/>
        </w:rPr>
      </w:pPr>
      <w:del w:id="121" w:author="张瑞鹏" w:date="2026-06-18T14:10:48Z">
        <w:r>
          <w:rPr>
            <w:rFonts w:ascii="Times New Roman" w:hAnsi="Times New Roman" w:eastAsia="宋体" w:cs="Arial"/>
            <w:sz w:val="24"/>
            <w:szCs w:val="24"/>
          </w:rPr>
          <w:delText>式中，</w:delText>
        </w:r>
      </w:del>
      <w:del w:id="122" w:author="张瑞鹏" w:date="2026-06-18T14:10:48Z"/>
      <w:del w:id="123" w:author="张瑞鹏" w:date="2026-06-18T14:10:48Z"/>
      <w:del w:id="124" w:author="张瑞鹏" w:date="2026-06-18T14:10:48Z"/>
      <w:del w:id="125" w:author="张瑞鹏" w:date="2026-06-18T14:10:48Z">
        <w:r>
          <w:rPr>
            <w:rFonts w:ascii="Times New Roman" w:hAnsi="Times New Roman" w:eastAsia="宋体" w:cs="Arial"/>
            <w:sz w:val="24"/>
            <w:szCs w:val="24"/>
            <w:lang w:val="en-GB"/>
          </w:rPr>
          <w:object>
            <v:shape id="_x0000_i1073" o:spt="75" type="#_x0000_t75" style="height:17.55pt;width:107.05pt;" o:ole="t" filled="f" o:preferrelative="t" stroked="f" coordsize="21600,21600">
              <v:path/>
              <v:fill on="f" focussize="0,0"/>
              <v:stroke on="f" joinstyle="miter"/>
              <v:imagedata r:id="rId133" o:title=""/>
              <o:lock v:ext="edit" aspectratio="t"/>
              <w10:wrap type="none"/>
              <w10:anchorlock/>
            </v:shape>
            <o:OLEObject Type="Embed" ProgID="Equation.DSMT4" ShapeID="_x0000_i1073" DrawAspect="Content" ObjectID="_1468075773" r:id="rId132">
              <o:LockedField>false</o:LockedField>
            </o:OLEObject>
          </w:object>
        </w:r>
      </w:del>
      <w:del w:id="127" w:author="张瑞鹏" w:date="2026-06-18T14:10:48Z"/>
      <w:del w:id="128" w:author="张瑞鹏" w:date="2026-06-18T14:10:48Z">
        <w:r>
          <w:rPr>
            <w:rFonts w:ascii="Times New Roman" w:hAnsi="Times New Roman" w:eastAsia="宋体" w:cs="Arial"/>
            <w:sz w:val="24"/>
            <w:szCs w:val="24"/>
            <w:lang w:val="en-GB"/>
          </w:rPr>
          <w:delText>为梯度算子，</w:delText>
        </w:r>
      </w:del>
      <w:del w:id="129" w:author="张瑞鹏" w:date="2026-06-18T14:10:48Z"/>
      <w:del w:id="130" w:author="张瑞鹏" w:date="2026-06-18T14:10:48Z"/>
      <w:del w:id="131" w:author="张瑞鹏" w:date="2026-06-18T14:10:48Z"/>
      <w:del w:id="132" w:author="张瑞鹏" w:date="2026-06-18T14:10:48Z">
        <w:r>
          <w:rPr>
            <w:rFonts w:ascii="Times New Roman" w:hAnsi="Times New Roman" w:eastAsia="宋体" w:cs="Arial"/>
            <w:sz w:val="24"/>
            <w:szCs w:val="24"/>
            <w:lang w:val="en-GB"/>
          </w:rPr>
          <w:object>
            <v:shape id="_x0000_i1074" o:spt="75" type="#_x0000_t75" style="height:18.15pt;width:23.15pt;" o:ole="t" filled="f" o:preferrelative="t" stroked="f" coordsize="21600,21600">
              <v:path/>
              <v:fill on="f" focussize="0,0"/>
              <v:stroke on="f" joinstyle="miter"/>
              <v:imagedata r:id="rId135" o:title=""/>
              <o:lock v:ext="edit" aspectratio="t"/>
              <w10:wrap type="none"/>
              <w10:anchorlock/>
            </v:shape>
            <o:OLEObject Type="Embed" ProgID="Equation.DSMT4" ShapeID="_x0000_i1074" DrawAspect="Content" ObjectID="_1468075774" r:id="rId134">
              <o:LockedField>false</o:LockedField>
            </o:OLEObject>
          </w:object>
        </w:r>
      </w:del>
      <w:del w:id="134" w:author="张瑞鹏" w:date="2026-06-18T14:10:48Z"/>
      <w:del w:id="135" w:author="张瑞鹏" w:date="2026-06-18T14:10:48Z">
        <w:r>
          <w:rPr>
            <w:rFonts w:ascii="Times New Roman" w:hAnsi="Times New Roman" w:eastAsia="宋体" w:cs="Arial"/>
            <w:sz w:val="24"/>
            <w:szCs w:val="24"/>
            <w:lang w:val="en-GB"/>
          </w:rPr>
          <w:delText>和</w:delText>
        </w:r>
      </w:del>
      <w:del w:id="136" w:author="张瑞鹏" w:date="2026-06-18T14:10:48Z"/>
      <w:del w:id="137" w:author="张瑞鹏" w:date="2026-06-18T14:10:48Z"/>
      <w:del w:id="138" w:author="张瑞鹏" w:date="2026-06-18T14:10:48Z"/>
      <w:del w:id="139" w:author="张瑞鹏" w:date="2026-06-18T14:10:48Z">
        <w:r>
          <w:rPr>
            <w:rFonts w:ascii="Times New Roman" w:hAnsi="Times New Roman" w:eastAsia="宋体" w:cs="Arial"/>
            <w:sz w:val="24"/>
            <w:szCs w:val="24"/>
            <w:lang w:val="en-GB"/>
          </w:rPr>
          <w:object>
            <v:shape id="_x0000_i1075" o:spt="75" type="#_x0000_t75" style="height:18.15pt;width:23.15pt;" o:ole="t" filled="f" o:preferrelative="t" stroked="f" coordsize="21600,21600">
              <v:path/>
              <v:fill on="f" focussize="0,0"/>
              <v:stroke on="f" joinstyle="miter"/>
              <v:imagedata r:id="rId137" o:title=""/>
              <o:lock v:ext="edit" aspectratio="t"/>
              <w10:wrap type="none"/>
              <w10:anchorlock/>
            </v:shape>
            <o:OLEObject Type="Embed" ProgID="Equation.DSMT4" ShapeID="_x0000_i1075" DrawAspect="Content" ObjectID="_1468075775" r:id="rId136">
              <o:LockedField>false</o:LockedField>
            </o:OLEObject>
          </w:object>
        </w:r>
      </w:del>
      <w:del w:id="141" w:author="张瑞鹏" w:date="2026-06-18T14:10:48Z"/>
      <w:del w:id="142" w:author="张瑞鹏" w:date="2026-06-18T14:10:48Z">
        <w:r>
          <w:rPr>
            <w:rFonts w:ascii="Times New Roman" w:hAnsi="Times New Roman" w:eastAsia="宋体" w:cs="Arial"/>
            <w:sz w:val="24"/>
            <w:szCs w:val="24"/>
            <w:lang w:val="en-GB"/>
          </w:rPr>
          <w:delText>分别为设置了</w:delText>
        </w:r>
      </w:del>
      <w:del w:id="143" w:author="张瑞鹏" w:date="2026-06-18T14:10:48Z">
        <w:r>
          <w:rPr>
            <w:rFonts w:ascii="Times New Roman" w:hAnsi="Times New Roman" w:eastAsia="宋体" w:cs="Times New Roman"/>
            <w:sz w:val="24"/>
            <w:szCs w:val="24"/>
            <w:lang w:val="en-GB"/>
          </w:rPr>
          <w:delText>Dirichlet</w:delText>
        </w:r>
      </w:del>
      <w:del w:id="144" w:author="张瑞鹏" w:date="2026-06-18T14:10:48Z">
        <w:r>
          <w:rPr>
            <w:rFonts w:ascii="Times New Roman" w:hAnsi="Times New Roman" w:eastAsia="宋体" w:cs="Arial"/>
            <w:sz w:val="24"/>
            <w:szCs w:val="24"/>
            <w:lang w:val="en-GB"/>
          </w:rPr>
          <w:delText>边界条件和</w:delText>
        </w:r>
      </w:del>
      <w:del w:id="145" w:author="张瑞鹏" w:date="2026-06-18T14:10:48Z">
        <w:r>
          <w:rPr>
            <w:rFonts w:ascii="Times New Roman" w:hAnsi="Times New Roman" w:eastAsia="宋体" w:cs="Times New Roman"/>
            <w:sz w:val="24"/>
            <w:szCs w:val="24"/>
            <w:lang w:val="en-GB"/>
          </w:rPr>
          <w:delText>Neumann</w:delText>
        </w:r>
      </w:del>
      <w:del w:id="146" w:author="张瑞鹏" w:date="2026-06-18T14:10:48Z">
        <w:r>
          <w:rPr>
            <w:rFonts w:ascii="Times New Roman" w:hAnsi="Times New Roman" w:eastAsia="宋体" w:cs="Arial"/>
            <w:sz w:val="24"/>
            <w:szCs w:val="24"/>
            <w:lang w:val="en-GB"/>
          </w:rPr>
          <w:delText>边界条件的模型边界，</w:delText>
        </w:r>
      </w:del>
      <w:del w:id="147" w:author="张瑞鹏" w:date="2026-06-18T14:10:48Z"/>
      <w:del w:id="148" w:author="张瑞鹏" w:date="2026-06-18T14:10:48Z"/>
      <w:del w:id="149" w:author="张瑞鹏" w:date="2026-06-18T14:10:48Z"/>
      <w:del w:id="150" w:author="张瑞鹏" w:date="2026-06-18T14:10:48Z">
        <w:r>
          <w:rPr>
            <w:rFonts w:ascii="Times New Roman" w:hAnsi="Times New Roman" w:eastAsia="宋体" w:cs="Arial"/>
            <w:sz w:val="24"/>
            <w:szCs w:val="24"/>
            <w:lang w:val="en-GB"/>
          </w:rPr>
          <w:object>
            <v:shape id="_x0000_i1076" o:spt="75" type="#_x0000_t75" style="height:10pt;width:10pt;" o:ole="t" filled="f" o:preferrelative="t" stroked="f" coordsize="21600,21600">
              <v:path/>
              <v:fill on="f" focussize="0,0"/>
              <v:stroke on="f" joinstyle="miter"/>
              <v:imagedata r:id="rId139" o:title=""/>
              <o:lock v:ext="edit" aspectratio="t"/>
              <w10:wrap type="none"/>
              <w10:anchorlock/>
            </v:shape>
            <o:OLEObject Type="Embed" ProgID="Equation.DSMT4" ShapeID="_x0000_i1076" DrawAspect="Content" ObjectID="_1468075776" r:id="rId138">
              <o:LockedField>false</o:LockedField>
            </o:OLEObject>
          </w:object>
        </w:r>
      </w:del>
      <w:del w:id="152" w:author="张瑞鹏" w:date="2026-06-18T14:10:48Z"/>
      <w:del w:id="153" w:author="张瑞鹏" w:date="2026-06-18T14:10:48Z">
        <w:r>
          <w:rPr>
            <w:rFonts w:ascii="Times New Roman" w:hAnsi="Times New Roman" w:eastAsia="宋体" w:cs="Arial"/>
            <w:sz w:val="24"/>
            <w:szCs w:val="24"/>
            <w:lang w:val="en-GB"/>
          </w:rPr>
          <w:delText>是位于</w:delText>
        </w:r>
      </w:del>
      <w:del w:id="154" w:author="张瑞鹏" w:date="2026-06-18T14:10:48Z"/>
      <w:del w:id="155" w:author="张瑞鹏" w:date="2026-06-18T14:10:48Z"/>
      <w:del w:id="156" w:author="张瑞鹏" w:date="2026-06-18T14:10:48Z"/>
      <w:del w:id="157" w:author="张瑞鹏" w:date="2026-06-18T14:10:48Z">
        <w:r>
          <w:rPr>
            <w:rFonts w:ascii="Times New Roman" w:hAnsi="Times New Roman" w:eastAsia="宋体" w:cs="Arial"/>
            <w:sz w:val="24"/>
            <w:szCs w:val="24"/>
            <w:lang w:val="en-GB"/>
          </w:rPr>
          <w:object>
            <v:shape id="_x0000_i1077" o:spt="75" type="#_x0000_t75" style="height:18.15pt;width:23.15pt;" o:ole="t" filled="f" o:preferrelative="t" stroked="f" coordsize="21600,21600">
              <v:path/>
              <v:fill on="f" focussize="0,0"/>
              <v:stroke on="f" joinstyle="miter"/>
              <v:imagedata r:id="rId137" o:title=""/>
              <o:lock v:ext="edit" aspectratio="t"/>
              <w10:wrap type="none"/>
              <w10:anchorlock/>
            </v:shape>
            <o:OLEObject Type="Embed" ProgID="Equation.DSMT4" ShapeID="_x0000_i1077" DrawAspect="Content" ObjectID="_1468075777" r:id="rId140">
              <o:LockedField>false</o:LockedField>
            </o:OLEObject>
          </w:object>
        </w:r>
      </w:del>
      <w:del w:id="159" w:author="张瑞鹏" w:date="2026-06-18T14:10:48Z"/>
      <w:del w:id="160" w:author="张瑞鹏" w:date="2026-06-18T14:10:48Z">
        <w:r>
          <w:rPr>
            <w:rFonts w:ascii="Times New Roman" w:hAnsi="Times New Roman" w:eastAsia="宋体" w:cs="Arial"/>
            <w:sz w:val="24"/>
            <w:szCs w:val="24"/>
            <w:lang w:val="en-GB"/>
          </w:rPr>
          <w:delText>上点</w:delText>
        </w:r>
      </w:del>
      <w:del w:id="161" w:author="张瑞鹏" w:date="2026-06-18T14:10:48Z">
        <w:r>
          <w:rPr>
            <w:rFonts w:ascii="Times New Roman" w:hAnsi="Times New Roman" w:eastAsia="宋体" w:cs="Times New Roman"/>
            <w:i/>
            <w:sz w:val="24"/>
            <w:szCs w:val="24"/>
            <w:lang w:val="en-GB"/>
          </w:rPr>
          <w:delText>p</w:delText>
        </w:r>
      </w:del>
      <w:del w:id="162" w:author="张瑞鹏" w:date="2026-06-18T14:10:48Z">
        <w:r>
          <w:rPr>
            <w:rFonts w:ascii="Times New Roman" w:hAnsi="Times New Roman" w:eastAsia="宋体" w:cs="Arial"/>
            <w:sz w:val="24"/>
            <w:szCs w:val="24"/>
            <w:lang w:val="en-GB"/>
          </w:rPr>
          <w:delText xml:space="preserve">的单位外法向， </w:delText>
        </w:r>
      </w:del>
      <w:del w:id="163" w:author="张瑞鹏" w:date="2026-06-18T14:10:48Z"/>
      <w:del w:id="164" w:author="张瑞鹏" w:date="2026-06-18T14:10:48Z"/>
      <w:del w:id="165" w:author="张瑞鹏" w:date="2026-06-18T14:10:48Z"/>
      <w:del w:id="166" w:author="张瑞鹏" w:date="2026-06-18T14:10:48Z">
        <w:r>
          <w:rPr>
            <w:rFonts w:ascii="Times New Roman" w:hAnsi="Times New Roman" w:eastAsia="宋体" w:cs="Arial"/>
            <w:sz w:val="24"/>
            <w:szCs w:val="24"/>
            <w:lang w:val="en-GB"/>
          </w:rPr>
          <w:object>
            <v:shape id="_x0000_i1078" o:spt="75" type="#_x0000_t75" style="height:18.8pt;width:35.7pt;" o:ole="t" filled="f" o:preferrelative="t" stroked="f" coordsize="21600,21600">
              <v:path/>
              <v:fill on="f" focussize="0,0"/>
              <v:stroke on="f" joinstyle="miter"/>
              <v:imagedata r:id="rId142" o:title=""/>
              <o:lock v:ext="edit" aspectratio="t"/>
              <w10:wrap type="none"/>
              <w10:anchorlock/>
            </v:shape>
            <o:OLEObject Type="Embed" ProgID="Equation.DSMT4" ShapeID="_x0000_i1078" DrawAspect="Content" ObjectID="_1468075778" r:id="rId141">
              <o:LockedField>false</o:LockedField>
            </o:OLEObject>
          </w:object>
        </w:r>
      </w:del>
      <w:del w:id="168" w:author="张瑞鹏" w:date="2026-06-18T14:10:48Z"/>
      <w:del w:id="169" w:author="张瑞鹏" w:date="2026-06-18T14:10:48Z">
        <w:r>
          <w:rPr>
            <w:rFonts w:ascii="Times New Roman" w:hAnsi="Times New Roman" w:eastAsia="宋体" w:cs="Arial"/>
            <w:sz w:val="24"/>
            <w:szCs w:val="24"/>
            <w:lang w:val="en-GB"/>
          </w:rPr>
          <w:delText>和</w:delText>
        </w:r>
      </w:del>
      <w:del w:id="170" w:author="张瑞鹏" w:date="2026-06-18T14:10:48Z"/>
      <w:del w:id="171" w:author="张瑞鹏" w:date="2026-06-18T14:10:48Z"/>
      <w:del w:id="172" w:author="张瑞鹏" w:date="2026-06-18T14:10:48Z"/>
      <w:del w:id="173" w:author="张瑞鹏" w:date="2026-06-18T14:10:48Z">
        <w:r>
          <w:rPr>
            <w:rFonts w:ascii="Times New Roman" w:hAnsi="Times New Roman" w:eastAsia="宋体" w:cs="Arial"/>
            <w:sz w:val="24"/>
            <w:szCs w:val="24"/>
            <w:lang w:val="en-GB"/>
          </w:rPr>
          <w:object>
            <v:shape id="_x0000_i1079" o:spt="75" type="#_x0000_t75" style="height:18.8pt;width:35.7pt;" o:ole="t" filled="f" o:preferrelative="t" stroked="f" coordsize="21600,21600">
              <v:path/>
              <v:fill on="f" focussize="0,0"/>
              <v:stroke on="f" joinstyle="miter"/>
              <v:imagedata r:id="rId144" o:title=""/>
              <o:lock v:ext="edit" aspectratio="t"/>
              <w10:wrap type="none"/>
              <w10:anchorlock/>
            </v:shape>
            <o:OLEObject Type="Embed" ProgID="Equation.DSMT4" ShapeID="_x0000_i1079" DrawAspect="Content" ObjectID="_1468075779" r:id="rId143">
              <o:LockedField>false</o:LockedField>
            </o:OLEObject>
          </w:object>
        </w:r>
      </w:del>
      <w:del w:id="175" w:author="张瑞鹏" w:date="2026-06-18T14:10:48Z"/>
      <w:del w:id="176" w:author="张瑞鹏" w:date="2026-06-18T14:10:48Z">
        <w:r>
          <w:rPr>
            <w:rFonts w:ascii="Times New Roman" w:hAnsi="Times New Roman" w:eastAsia="宋体" w:cs="Arial"/>
            <w:sz w:val="24"/>
            <w:szCs w:val="24"/>
            <w:lang w:val="en-GB"/>
          </w:rPr>
          <w:delText>分别为位于</w:delText>
        </w:r>
      </w:del>
      <w:del w:id="177" w:author="张瑞鹏" w:date="2026-06-18T14:10:48Z"/>
      <w:del w:id="178" w:author="张瑞鹏" w:date="2026-06-18T14:10:48Z"/>
      <w:del w:id="179" w:author="张瑞鹏" w:date="2026-06-18T14:10:48Z"/>
      <w:del w:id="180" w:author="张瑞鹏" w:date="2026-06-18T14:10:48Z">
        <w:r>
          <w:rPr>
            <w:rFonts w:ascii="Times New Roman" w:hAnsi="Times New Roman" w:eastAsia="宋体" w:cs="Arial"/>
            <w:sz w:val="24"/>
            <w:szCs w:val="24"/>
            <w:lang w:val="en-GB"/>
          </w:rPr>
          <w:object>
            <v:shape id="_x0000_i1080" o:spt="75" type="#_x0000_t75" style="height:18.15pt;width:23.15pt;" o:ole="t" filled="f" o:preferrelative="t" stroked="f" coordsize="21600,21600">
              <v:path/>
              <v:fill on="f" focussize="0,0"/>
              <v:stroke on="f" joinstyle="miter"/>
              <v:imagedata r:id="rId135" o:title=""/>
              <o:lock v:ext="edit" aspectratio="t"/>
              <w10:wrap type="none"/>
              <w10:anchorlock/>
            </v:shape>
            <o:OLEObject Type="Embed" ProgID="Equation.DSMT4" ShapeID="_x0000_i1080" DrawAspect="Content" ObjectID="_1468075780" r:id="rId145">
              <o:LockedField>false</o:LockedField>
            </o:OLEObject>
          </w:object>
        </w:r>
      </w:del>
      <w:del w:id="182" w:author="张瑞鹏" w:date="2026-06-18T14:10:48Z"/>
      <w:del w:id="183" w:author="张瑞鹏" w:date="2026-06-18T14:10:48Z">
        <w:r>
          <w:rPr>
            <w:rFonts w:ascii="Times New Roman" w:hAnsi="Times New Roman" w:eastAsia="宋体" w:cs="Arial"/>
            <w:sz w:val="24"/>
            <w:szCs w:val="24"/>
            <w:lang w:val="en-GB"/>
          </w:rPr>
          <w:delText>和</w:delText>
        </w:r>
      </w:del>
      <w:del w:id="184" w:author="张瑞鹏" w:date="2026-06-18T14:10:48Z"/>
      <w:del w:id="185" w:author="张瑞鹏" w:date="2026-06-18T14:10:48Z"/>
      <w:del w:id="186" w:author="张瑞鹏" w:date="2026-06-18T14:10:48Z"/>
      <w:del w:id="187" w:author="张瑞鹏" w:date="2026-06-18T14:10:48Z">
        <w:r>
          <w:rPr>
            <w:rFonts w:ascii="Times New Roman" w:hAnsi="Times New Roman" w:eastAsia="宋体" w:cs="Arial"/>
            <w:sz w:val="24"/>
            <w:szCs w:val="24"/>
            <w:lang w:val="en-GB"/>
          </w:rPr>
          <w:object>
            <v:shape id="_x0000_i1081" o:spt="75" type="#_x0000_t75" style="height:18.15pt;width:23.15pt;" o:ole="t" filled="f" o:preferrelative="t" stroked="f" coordsize="21600,21600">
              <v:path/>
              <v:fill on="f" focussize="0,0"/>
              <v:stroke on="f" joinstyle="miter"/>
              <v:imagedata r:id="rId137" o:title=""/>
              <o:lock v:ext="edit" aspectratio="t"/>
              <w10:wrap type="none"/>
              <w10:anchorlock/>
            </v:shape>
            <o:OLEObject Type="Embed" ProgID="Equation.DSMT4" ShapeID="_x0000_i1081" DrawAspect="Content" ObjectID="_1468075781" r:id="rId146">
              <o:LockedField>false</o:LockedField>
            </o:OLEObject>
          </w:object>
        </w:r>
      </w:del>
      <w:del w:id="189" w:author="张瑞鹏" w:date="2026-06-18T14:10:48Z"/>
      <w:del w:id="190" w:author="张瑞鹏" w:date="2026-06-18T14:10:48Z">
        <w:r>
          <w:rPr>
            <w:rFonts w:ascii="Times New Roman" w:hAnsi="Times New Roman" w:eastAsia="宋体" w:cs="Arial"/>
            <w:sz w:val="24"/>
            <w:szCs w:val="24"/>
            <w:lang w:val="en-GB"/>
          </w:rPr>
          <w:delText>上的</w:delText>
        </w:r>
      </w:del>
      <w:del w:id="191" w:author="张瑞鹏" w:date="2026-06-18T14:10:48Z"/>
      <w:del w:id="192" w:author="张瑞鹏" w:date="2026-06-18T14:10:48Z"/>
      <w:del w:id="193" w:author="张瑞鹏" w:date="2026-06-18T14:10:48Z"/>
      <w:del w:id="194" w:author="张瑞鹏" w:date="2026-06-18T14:10:48Z">
        <w:r>
          <w:rPr>
            <w:rFonts w:ascii="Times New Roman" w:hAnsi="Times New Roman" w:eastAsia="宋体" w:cs="Arial"/>
            <w:sz w:val="24"/>
            <w:szCs w:val="24"/>
            <w:lang w:val="en-GB"/>
          </w:rPr>
          <w:object>
            <v:shape id="_x0000_i1082" o:spt="75" type="#_x0000_t75" style="height:18.15pt;width:31.95pt;" o:ole="t" filled="f" o:preferrelative="t" stroked="f" coordsize="21600,21600">
              <v:path/>
              <v:fill on="f" focussize="0,0"/>
              <v:stroke on="f" joinstyle="miter"/>
              <v:imagedata r:id="rId148" o:title=""/>
              <o:lock v:ext="edit" aspectratio="t"/>
              <w10:wrap type="none"/>
              <w10:anchorlock/>
            </v:shape>
            <o:OLEObject Type="Embed" ProgID="Equation.DSMT4" ShapeID="_x0000_i1082" DrawAspect="Content" ObjectID="_1468075782" r:id="rId147">
              <o:LockedField>false</o:LockedField>
            </o:OLEObject>
          </w:object>
        </w:r>
      </w:del>
      <w:del w:id="196" w:author="张瑞鹏" w:date="2026-06-18T14:10:48Z"/>
      <w:del w:id="197" w:author="张瑞鹏" w:date="2026-06-18T14:10:48Z">
        <w:r>
          <w:rPr>
            <w:rFonts w:ascii="Times New Roman" w:hAnsi="Times New Roman" w:eastAsia="宋体" w:cs="Arial"/>
            <w:sz w:val="24"/>
            <w:szCs w:val="24"/>
            <w:lang w:val="en-GB"/>
          </w:rPr>
          <w:delText>和</w:delText>
        </w:r>
      </w:del>
      <w:del w:id="198" w:author="张瑞鹏" w:date="2026-06-18T14:10:48Z"/>
      <w:del w:id="199" w:author="张瑞鹏" w:date="2026-06-18T14:10:48Z"/>
      <w:del w:id="200" w:author="张瑞鹏" w:date="2026-06-18T14:10:48Z"/>
      <w:del w:id="201" w:author="张瑞鹏" w:date="2026-06-18T14:10:48Z">
        <w:r>
          <w:rPr>
            <w:rFonts w:ascii="Times New Roman" w:hAnsi="Times New Roman" w:eastAsia="宋体" w:cs="Arial"/>
            <w:sz w:val="24"/>
            <w:szCs w:val="24"/>
            <w:lang w:val="en-GB"/>
          </w:rPr>
          <w:object>
            <v:shape id="_x0000_i1083" o:spt="75" type="#_x0000_t75" style="height:18.15pt;width:31.95pt;" o:ole="t" filled="f" o:preferrelative="t" stroked="f" coordsize="21600,21600">
              <v:path/>
              <v:fill on="f" focussize="0,0"/>
              <v:stroke on="f" joinstyle="miter"/>
              <v:imagedata r:id="rId150" o:title=""/>
              <o:lock v:ext="edit" aspectratio="t"/>
              <w10:wrap type="none"/>
              <w10:anchorlock/>
            </v:shape>
            <o:OLEObject Type="Embed" ProgID="Equation.DSMT4" ShapeID="_x0000_i1083" DrawAspect="Content" ObjectID="_1468075783" r:id="rId149">
              <o:LockedField>false</o:LockedField>
            </o:OLEObject>
          </w:object>
        </w:r>
      </w:del>
      <w:del w:id="203" w:author="张瑞鹏" w:date="2026-06-18T14:10:48Z"/>
      <w:del w:id="204" w:author="张瑞鹏" w:date="2026-06-18T14:10:48Z">
        <w:r>
          <w:rPr>
            <w:rFonts w:ascii="Times New Roman" w:hAnsi="Times New Roman" w:eastAsia="宋体" w:cs="Arial"/>
            <w:sz w:val="24"/>
            <w:szCs w:val="24"/>
            <w:lang w:val="en-GB"/>
          </w:rPr>
          <w:delText xml:space="preserve">对应的分量 </w:delText>
        </w:r>
      </w:del>
    </w:p>
    <w:p w14:paraId="142E8C0C">
      <w:pPr>
        <w:widowControl/>
        <w:spacing w:after="120" w:afterLines="50" w:line="360" w:lineRule="auto"/>
        <w:rPr>
          <w:del w:id="205" w:author="张瑞鹏" w:date="2026-06-18T14:10:48Z"/>
          <w:rFonts w:ascii="Times New Roman" w:hAnsi="Times New Roman" w:eastAsia="宋体" w:cs="Arial"/>
          <w:sz w:val="24"/>
          <w:szCs w:val="24"/>
          <w:lang w:val="en-GB"/>
        </w:rPr>
      </w:pPr>
      <w:del w:id="206" w:author="张瑞鹏" w:date="2026-06-18T14:10:48Z">
        <w:r>
          <w:rPr>
            <w:rFonts w:ascii="Times New Roman" w:hAnsi="Times New Roman" w:eastAsia="宋体" w:cs="Arial"/>
            <w:sz w:val="24"/>
            <w:szCs w:val="24"/>
            <w:lang w:val="en-GB"/>
          </w:rPr>
          <w:tab/>
        </w:r>
      </w:del>
      <w:del w:id="207" w:author="张瑞鹏" w:date="2026-06-18T14:10:48Z">
        <w:r>
          <w:rPr>
            <w:rFonts w:ascii="Times New Roman" w:hAnsi="Times New Roman" w:eastAsia="宋体" w:cs="Arial"/>
            <w:sz w:val="24"/>
            <w:szCs w:val="24"/>
            <w:lang w:val="en-GB"/>
          </w:rPr>
          <w:delText>公式</w:delText>
        </w:r>
      </w:del>
      <w:del w:id="208" w:author="张瑞鹏" w:date="2026-06-18T14:10:48Z">
        <w:r>
          <w:rPr>
            <w:rFonts w:ascii="Times New Roman" w:hAnsi="Times New Roman" w:eastAsia="宋体" w:cs="Times New Roman"/>
            <w:sz w:val="24"/>
            <w:szCs w:val="24"/>
            <w:lang w:val="en-GB"/>
          </w:rPr>
          <w:delText>1</w:delText>
        </w:r>
      </w:del>
      <w:del w:id="209" w:author="张瑞鹏" w:date="2026-06-18T14:10:48Z">
        <w:r>
          <w:rPr>
            <w:rFonts w:ascii="Times New Roman" w:hAnsi="Times New Roman" w:eastAsia="宋体" w:cs="Arial"/>
            <w:sz w:val="24"/>
            <w:szCs w:val="24"/>
            <w:lang w:val="en-GB"/>
          </w:rPr>
          <w:delText>的求解可转化为如下拉普拉斯方程（</w:delText>
        </w:r>
      </w:del>
      <w:del w:id="210" w:author="张瑞鹏" w:date="2026-06-18T14:10:48Z">
        <w:r>
          <w:rPr>
            <w:rFonts w:ascii="Times New Roman" w:hAnsi="Times New Roman" w:eastAsia="宋体" w:cs="Times New Roman"/>
            <w:sz w:val="24"/>
            <w:szCs w:val="24"/>
            <w:lang w:val="en-GB"/>
          </w:rPr>
          <w:delText>Laplacian</w:delText>
        </w:r>
      </w:del>
      <w:del w:id="211" w:author="张瑞鹏" w:date="2026-06-18T14:10:48Z">
        <w:r>
          <w:rPr>
            <w:rFonts w:ascii="Times New Roman" w:hAnsi="Times New Roman" w:eastAsia="宋体" w:cs="Arial"/>
            <w:sz w:val="24"/>
            <w:szCs w:val="24"/>
            <w:lang w:val="en-GB"/>
          </w:rPr>
          <w:delText xml:space="preserve"> </w:delText>
        </w:r>
      </w:del>
      <w:del w:id="212" w:author="张瑞鹏" w:date="2026-06-18T14:10:48Z">
        <w:r>
          <w:rPr>
            <w:rFonts w:ascii="Times New Roman" w:hAnsi="Times New Roman" w:eastAsia="宋体" w:cs="Times New Roman"/>
            <w:sz w:val="24"/>
            <w:szCs w:val="24"/>
            <w:lang w:val="en-GB"/>
          </w:rPr>
          <w:delText>equation</w:delText>
        </w:r>
      </w:del>
      <w:del w:id="213" w:author="张瑞鹏" w:date="2026-06-18T14:10:48Z">
        <w:r>
          <w:rPr>
            <w:rFonts w:ascii="Times New Roman" w:hAnsi="Times New Roman" w:eastAsia="宋体" w:cs="Arial"/>
            <w:sz w:val="24"/>
            <w:szCs w:val="24"/>
            <w:lang w:val="en-GB"/>
          </w:rPr>
          <w:delText>）的求解：</w:delText>
        </w:r>
      </w:del>
    </w:p>
    <w:p w14:paraId="58BF7708">
      <w:pPr>
        <w:widowControl/>
        <w:spacing w:after="120" w:afterLines="50" w:line="360" w:lineRule="auto"/>
        <w:jc w:val="right"/>
        <w:rPr>
          <w:del w:id="214" w:author="张瑞鹏" w:date="2026-06-18T14:10:48Z"/>
          <w:rFonts w:ascii="Times New Roman" w:hAnsi="Times New Roman" w:eastAsia="宋体" w:cs="Arial"/>
          <w:sz w:val="24"/>
          <w:szCs w:val="24"/>
          <w:lang w:val="en-GB"/>
        </w:rPr>
      </w:pPr>
      <w:del w:id="215" w:author="张瑞鹏" w:date="2026-06-18T14:10:48Z"/>
      <w:del w:id="216" w:author="张瑞鹏" w:date="2026-06-18T14:10:48Z"/>
      <w:del w:id="217" w:author="张瑞鹏" w:date="2026-06-18T14:10:48Z"/>
      <w:del w:id="218" w:author="张瑞鹏" w:date="2026-06-18T14:10:48Z">
        <w:r>
          <w:rPr>
            <w:rFonts w:ascii="Times New Roman" w:hAnsi="Times New Roman" w:eastAsia="宋体" w:cs="Arial"/>
            <w:sz w:val="24"/>
            <w:szCs w:val="24"/>
            <w:lang w:val="en-GB"/>
          </w:rPr>
          <w:object>
            <v:shape id="_x0000_i1084" o:spt="75" type="#_x0000_t75" style="height:57.6pt;width:177.2pt;" o:ole="t" filled="f" o:preferrelative="t" stroked="f" coordsize="21600,21600">
              <v:path/>
              <v:fill on="f" focussize="0,0"/>
              <v:stroke on="f" joinstyle="miter"/>
              <v:imagedata r:id="rId152" o:title=""/>
              <o:lock v:ext="edit" aspectratio="t"/>
              <w10:wrap type="none"/>
              <w10:anchorlock/>
            </v:shape>
            <o:OLEObject Type="Embed" ProgID="Equation.DSMT4" ShapeID="_x0000_i1084" DrawAspect="Content" ObjectID="_1468075784" r:id="rId151">
              <o:LockedField>false</o:LockedField>
            </o:OLEObject>
          </w:object>
        </w:r>
      </w:del>
      <w:del w:id="220" w:author="张瑞鹏" w:date="2026-06-18T14:10:48Z"/>
      <w:del w:id="221" w:author="张瑞鹏" w:date="2026-06-18T14:10:48Z">
        <w:r>
          <w:rPr>
            <w:rFonts w:ascii="Times New Roman" w:hAnsi="Times New Roman" w:eastAsia="宋体" w:cs="Arial"/>
            <w:sz w:val="24"/>
            <w:szCs w:val="24"/>
            <w:lang w:val="en-GB"/>
          </w:rPr>
          <w:delText>,               （</w:delText>
        </w:r>
      </w:del>
      <w:del w:id="222" w:author="张瑞鹏" w:date="2026-06-18T14:10:48Z">
        <w:r>
          <w:rPr>
            <w:rFonts w:ascii="Times New Roman" w:hAnsi="Times New Roman" w:eastAsia="宋体" w:cs="Times New Roman"/>
            <w:sz w:val="24"/>
            <w:szCs w:val="24"/>
            <w:lang w:val="en-GB"/>
          </w:rPr>
          <w:delText>2</w:delText>
        </w:r>
      </w:del>
      <w:del w:id="223" w:author="张瑞鹏" w:date="2026-06-18T14:10:48Z">
        <w:r>
          <w:rPr>
            <w:rFonts w:ascii="Times New Roman" w:hAnsi="Times New Roman" w:eastAsia="宋体" w:cs="Arial"/>
            <w:sz w:val="24"/>
            <w:szCs w:val="24"/>
            <w:lang w:val="en-GB"/>
          </w:rPr>
          <w:delText>）</w:delText>
        </w:r>
      </w:del>
    </w:p>
    <w:p w14:paraId="44466378">
      <w:pPr>
        <w:widowControl/>
        <w:spacing w:after="120" w:afterLines="50" w:line="360" w:lineRule="auto"/>
        <w:textAlignment w:val="center"/>
        <w:rPr>
          <w:del w:id="224" w:author="张瑞鹏" w:date="2026-06-18T14:10:48Z"/>
          <w:rFonts w:ascii="Times New Roman" w:hAnsi="Times New Roman" w:eastAsia="宋体" w:cs="Arial"/>
          <w:sz w:val="24"/>
          <w:szCs w:val="24"/>
        </w:rPr>
      </w:pPr>
      <w:del w:id="225" w:author="张瑞鹏" w:date="2026-06-18T14:10:48Z">
        <w:r>
          <w:rPr>
            <w:rFonts w:ascii="Times New Roman" w:hAnsi="Times New Roman" w:eastAsia="宋体" w:cs="Arial"/>
            <w:sz w:val="24"/>
            <w:szCs w:val="24"/>
          </w:rPr>
          <w:delText>式中，</w:delText>
        </w:r>
      </w:del>
      <w:del w:id="226" w:author="张瑞鹏" w:date="2026-06-18T14:10:48Z"/>
      <w:del w:id="227" w:author="张瑞鹏" w:date="2026-06-18T14:10:48Z"/>
      <w:del w:id="228" w:author="张瑞鹏" w:date="2026-06-18T14:10:48Z"/>
      <w:del w:id="229" w:author="张瑞鹏" w:date="2026-06-18T14:10:48Z">
        <w:r>
          <w:rPr>
            <w:rFonts w:ascii="Times New Roman" w:hAnsi="Times New Roman" w:eastAsia="宋体" w:cs="Arial"/>
            <w:sz w:val="24"/>
            <w:szCs w:val="24"/>
            <w:lang w:val="en-GB"/>
          </w:rPr>
          <w:object>
            <v:shape id="_x0000_i1085" o:spt="75" type="#_x0000_t75" style="height:18.15pt;width:143.35pt;" o:ole="t" filled="f" o:preferrelative="t" stroked="f" coordsize="21600,21600">
              <v:path/>
              <v:fill on="f" focussize="0,0"/>
              <v:stroke on="f" joinstyle="miter"/>
              <v:imagedata r:id="rId154" o:title=""/>
              <o:lock v:ext="edit" aspectratio="t"/>
              <w10:wrap type="none"/>
              <w10:anchorlock/>
            </v:shape>
            <o:OLEObject Type="Embed" ProgID="Equation.DSMT4" ShapeID="_x0000_i1085" DrawAspect="Content" ObjectID="_1468075785" r:id="rId153">
              <o:LockedField>false</o:LockedField>
            </o:OLEObject>
          </w:object>
        </w:r>
      </w:del>
      <w:del w:id="231" w:author="张瑞鹏" w:date="2026-06-18T14:10:48Z"/>
      <w:del w:id="232" w:author="张瑞鹏" w:date="2026-06-18T14:10:48Z">
        <w:r>
          <w:rPr>
            <w:rFonts w:ascii="Times New Roman" w:hAnsi="Times New Roman" w:eastAsia="宋体" w:cs="Arial"/>
            <w:sz w:val="24"/>
            <w:szCs w:val="24"/>
          </w:rPr>
          <w:delText>为拉普拉斯算子。</w:delText>
        </w:r>
      </w:del>
    </w:p>
    <w:p w14:paraId="5B62CC35">
      <w:pPr>
        <w:widowControl/>
        <w:spacing w:after="120" w:afterLines="50" w:line="360" w:lineRule="auto"/>
        <w:textAlignment w:val="center"/>
        <w:rPr>
          <w:del w:id="233" w:author="张瑞鹏" w:date="2026-06-18T14:10:48Z"/>
          <w:rFonts w:ascii="Times New Roman" w:hAnsi="Times New Roman" w:eastAsia="宋体" w:cs="Arial"/>
          <w:sz w:val="24"/>
          <w:szCs w:val="24"/>
          <w:lang w:val="en-GB"/>
        </w:rPr>
      </w:pPr>
      <w:del w:id="234" w:author="张瑞鹏" w:date="2026-06-18T14:10:48Z">
        <w:r>
          <w:rPr>
            <w:rFonts w:ascii="Times New Roman" w:hAnsi="Times New Roman" w:eastAsia="宋体" w:cs="Arial"/>
            <w:sz w:val="24"/>
            <w:szCs w:val="24"/>
          </w:rPr>
          <w:tab/>
        </w:r>
      </w:del>
      <w:del w:id="235" w:author="张瑞鹏" w:date="2026-06-18T14:10:48Z">
        <w:r>
          <w:rPr>
            <w:rFonts w:ascii="Times New Roman" w:hAnsi="Times New Roman" w:eastAsia="宋体" w:cs="Arial"/>
            <w:sz w:val="24"/>
            <w:szCs w:val="24"/>
          </w:rPr>
          <w:delText>当将公式</w:delText>
        </w:r>
      </w:del>
      <w:del w:id="236" w:author="张瑞鹏" w:date="2026-06-18T14:10:48Z">
        <w:r>
          <w:rPr>
            <w:rFonts w:ascii="Times New Roman" w:hAnsi="Times New Roman" w:eastAsia="宋体" w:cs="Times New Roman"/>
            <w:sz w:val="24"/>
            <w:szCs w:val="24"/>
          </w:rPr>
          <w:delText>2</w:delText>
        </w:r>
      </w:del>
      <w:del w:id="237" w:author="张瑞鹏" w:date="2026-06-18T14:10:48Z">
        <w:r>
          <w:rPr>
            <w:rFonts w:ascii="Times New Roman" w:hAnsi="Times New Roman" w:eastAsia="宋体" w:cs="Arial"/>
            <w:sz w:val="24"/>
            <w:szCs w:val="24"/>
          </w:rPr>
          <w:delText>应用于边界层网格生成时，我们需要根据该计算模型在粘性流动计算时需设置的边界条件类型相应地在边界</w:delText>
        </w:r>
      </w:del>
      <w:del w:id="238" w:author="张瑞鹏" w:date="2026-06-18T14:10:48Z">
        <w:r>
          <w:rPr>
            <w:rFonts w:ascii="Times New Roman" w:hAnsi="Times New Roman" w:eastAsia="宋体" w:cs="Arial"/>
            <w:sz w:val="24"/>
            <w:szCs w:val="24"/>
            <w:lang w:val="en-GB"/>
          </w:rPr>
          <w:delText>∂</w:delText>
        </w:r>
      </w:del>
      <w:del w:id="239" w:author="张瑞鹏" w:date="2026-06-18T14:10:48Z">
        <w:r>
          <w:rPr>
            <w:rFonts w:ascii="Times New Roman" w:hAnsi="Times New Roman" w:eastAsia="宋体" w:cs="Times New Roman"/>
            <w:sz w:val="24"/>
            <w:szCs w:val="24"/>
            <w:lang w:val="en-GB"/>
          </w:rPr>
          <w:delText>Ω</w:delText>
        </w:r>
      </w:del>
      <w:del w:id="240" w:author="张瑞鹏" w:date="2026-06-18T14:10:48Z">
        <w:r>
          <w:rPr>
            <w:rFonts w:ascii="Times New Roman" w:hAnsi="Times New Roman" w:eastAsia="宋体" w:cs="Arial"/>
            <w:sz w:val="24"/>
            <w:szCs w:val="24"/>
          </w:rPr>
          <w:delText>的不同部分设置不同的边界条件。例如，需在粘性壁面（后文中标记为</w:delText>
        </w:r>
      </w:del>
      <w:del w:id="241" w:author="张瑞鹏" w:date="2026-06-18T14:10:48Z"/>
      <w:del w:id="242" w:author="张瑞鹏" w:date="2026-06-18T14:10:48Z"/>
      <w:del w:id="243" w:author="张瑞鹏" w:date="2026-06-18T14:10:48Z"/>
      <w:del w:id="244" w:author="张瑞鹏" w:date="2026-06-18T14:10:48Z">
        <w:r>
          <w:rPr>
            <w:rFonts w:ascii="Times New Roman" w:hAnsi="Times New Roman" w:eastAsia="宋体" w:cs="Arial"/>
            <w:sz w:val="24"/>
            <w:szCs w:val="24"/>
            <w:lang w:val="en-GB"/>
          </w:rPr>
          <w:object>
            <v:shape id="_x0000_i1086" o:spt="75" type="#_x0000_t75" style="height:18.15pt;width:23.8pt;" o:ole="t" filled="f" o:preferrelative="t" stroked="f" coordsize="21600,21600">
              <v:path/>
              <v:fill on="f" focussize="0,0"/>
              <v:stroke on="f" joinstyle="miter"/>
              <v:imagedata r:id="rId156" o:title=""/>
              <o:lock v:ext="edit" aspectratio="t"/>
              <w10:wrap type="none"/>
              <w10:anchorlock/>
            </v:shape>
            <o:OLEObject Type="Embed" ProgID="Equation.DSMT4" ShapeID="_x0000_i1086" DrawAspect="Content" ObjectID="_1468075786" r:id="rId155">
              <o:LockedField>false</o:LockedField>
            </o:OLEObject>
          </w:object>
        </w:r>
      </w:del>
      <w:del w:id="246" w:author="张瑞鹏" w:date="2026-06-18T14:10:48Z"/>
      <w:del w:id="247" w:author="张瑞鹏" w:date="2026-06-18T14:10:48Z">
        <w:r>
          <w:rPr>
            <w:rFonts w:ascii="Times New Roman" w:hAnsi="Times New Roman" w:eastAsia="宋体" w:cs="Arial"/>
            <w:sz w:val="24"/>
            <w:szCs w:val="24"/>
          </w:rPr>
          <w:delText>）上设置</w:delText>
        </w:r>
      </w:del>
      <w:del w:id="248" w:author="张瑞鹏" w:date="2026-06-18T14:10:48Z">
        <w:r>
          <w:rPr>
            <w:rFonts w:ascii="Times New Roman" w:hAnsi="Times New Roman" w:eastAsia="宋体" w:cs="Times New Roman"/>
            <w:sz w:val="24"/>
            <w:szCs w:val="24"/>
            <w:lang w:val="en-GB"/>
          </w:rPr>
          <w:delText>Dirichlet</w:delText>
        </w:r>
      </w:del>
      <w:del w:id="249" w:author="张瑞鹏" w:date="2026-06-18T14:10:48Z">
        <w:r>
          <w:rPr>
            <w:rFonts w:ascii="Times New Roman" w:hAnsi="Times New Roman" w:eastAsia="宋体" w:cs="Arial"/>
            <w:sz w:val="24"/>
            <w:szCs w:val="24"/>
            <w:lang w:val="en-GB"/>
          </w:rPr>
          <w:delText>边界条件，并在位于该类边界上的网格点上设置初始层进法向为其初始边值：</w:delText>
        </w:r>
      </w:del>
    </w:p>
    <w:p w14:paraId="7840F062">
      <w:pPr>
        <w:widowControl/>
        <w:spacing w:after="120" w:afterLines="50" w:line="360" w:lineRule="auto"/>
        <w:jc w:val="center"/>
        <w:rPr>
          <w:del w:id="250" w:author="张瑞鹏" w:date="2026-06-18T14:10:48Z"/>
          <w:rFonts w:ascii="Times New Roman" w:hAnsi="Times New Roman" w:eastAsia="宋体" w:cs="Arial"/>
          <w:sz w:val="24"/>
          <w:szCs w:val="24"/>
          <w:lang w:val="en-GB"/>
        </w:rPr>
      </w:pPr>
      <w:del w:id="251" w:author="张瑞鹏" w:date="2026-06-18T14:10:48Z"/>
      <w:del w:id="252" w:author="张瑞鹏" w:date="2026-06-18T14:10:48Z"/>
      <w:del w:id="253" w:author="张瑞鹏" w:date="2026-06-18T14:10:48Z"/>
      <w:del w:id="254" w:author="张瑞鹏" w:date="2026-06-18T14:10:48Z">
        <w:r>
          <w:rPr>
            <w:rFonts w:ascii="Times New Roman" w:hAnsi="Times New Roman" w:eastAsia="宋体" w:cs="Arial"/>
            <w:sz w:val="24"/>
            <w:szCs w:val="24"/>
            <w:lang w:val="en-GB"/>
          </w:rPr>
          <w:object>
            <v:shape id="_x0000_i1087" o:spt="75" type="#_x0000_t75" style="height:18.8pt;width:120.2pt;" o:ole="t" filled="f" o:preferrelative="t" stroked="f" coordsize="21600,21600">
              <v:path/>
              <v:fill on="f" focussize="0,0"/>
              <v:stroke on="f" joinstyle="miter"/>
              <v:imagedata r:id="rId158" o:title=""/>
              <o:lock v:ext="edit" aspectratio="t"/>
              <w10:wrap type="none"/>
              <w10:anchorlock/>
            </v:shape>
            <o:OLEObject Type="Embed" ProgID="Equation.DSMT4" ShapeID="_x0000_i1087" DrawAspect="Content" ObjectID="_1468075787" r:id="rId157">
              <o:LockedField>false</o:LockedField>
            </o:OLEObject>
          </w:object>
        </w:r>
      </w:del>
      <w:del w:id="256" w:author="张瑞鹏" w:date="2026-06-18T14:10:48Z"/>
      <w:del w:id="257" w:author="张瑞鹏" w:date="2026-06-18T14:10:48Z">
        <w:r>
          <w:rPr>
            <w:rFonts w:ascii="Times New Roman" w:hAnsi="Times New Roman" w:eastAsia="宋体" w:cs="Arial"/>
            <w:sz w:val="24"/>
            <w:szCs w:val="24"/>
            <w:lang w:val="en-GB"/>
          </w:rPr>
          <w:delText>,</w:delText>
        </w:r>
      </w:del>
    </w:p>
    <w:p w14:paraId="6E52C55A">
      <w:pPr>
        <w:widowControl/>
        <w:spacing w:after="120" w:afterLines="50" w:line="360" w:lineRule="auto"/>
        <w:textAlignment w:val="center"/>
        <w:rPr>
          <w:del w:id="258" w:author="张瑞鹏" w:date="2026-06-18T14:10:48Z"/>
          <w:rFonts w:ascii="Times New Roman" w:hAnsi="Times New Roman" w:eastAsia="宋体" w:cs="Arial"/>
          <w:sz w:val="24"/>
          <w:szCs w:val="24"/>
          <w:lang w:val="en-GB"/>
        </w:rPr>
      </w:pPr>
      <w:del w:id="259" w:author="张瑞鹏" w:date="2026-06-18T14:10:48Z">
        <w:r>
          <w:rPr>
            <w:rFonts w:ascii="Times New Roman" w:hAnsi="Times New Roman" w:eastAsia="宋体" w:cs="Arial"/>
            <w:sz w:val="24"/>
            <w:szCs w:val="24"/>
            <w:lang w:val="en-GB"/>
          </w:rPr>
          <w:delText>式中，</w:delText>
        </w:r>
      </w:del>
      <w:del w:id="260" w:author="张瑞鹏" w:date="2026-06-18T14:10:48Z"/>
      <w:del w:id="261" w:author="张瑞鹏" w:date="2026-06-18T14:10:48Z"/>
      <w:del w:id="262" w:author="张瑞鹏" w:date="2026-06-18T14:10:48Z"/>
      <w:del w:id="263" w:author="张瑞鹏" w:date="2026-06-18T14:10:48Z">
        <w:r>
          <w:rPr>
            <w:rFonts w:ascii="Times New Roman" w:hAnsi="Times New Roman" w:eastAsia="宋体" w:cs="Arial"/>
            <w:sz w:val="24"/>
            <w:szCs w:val="24"/>
            <w:lang w:val="en-GB"/>
          </w:rPr>
          <w:object>
            <v:shape id="_x0000_i1088" o:spt="75" type="#_x0000_t75" style="height:18.8pt;width:35.7pt;" o:ole="t" filled="f" o:preferrelative="t" stroked="f" coordsize="21600,21600">
              <v:path/>
              <v:fill on="f" focussize="0,0"/>
              <v:stroke on="f" joinstyle="miter"/>
              <v:imagedata r:id="rId160" o:title=""/>
              <o:lock v:ext="edit" aspectratio="t"/>
              <w10:wrap type="none"/>
              <w10:anchorlock/>
            </v:shape>
            <o:OLEObject Type="Embed" ProgID="Equation.DSMT4" ShapeID="_x0000_i1088" DrawAspect="Content" ObjectID="_1468075788" r:id="rId159">
              <o:LockedField>false</o:LockedField>
            </o:OLEObject>
          </w:object>
        </w:r>
      </w:del>
      <w:del w:id="265" w:author="张瑞鹏" w:date="2026-06-18T14:10:48Z"/>
      <w:del w:id="266" w:author="张瑞鹏" w:date="2026-06-18T14:10:48Z">
        <w:r>
          <w:rPr>
            <w:rFonts w:ascii="Times New Roman" w:hAnsi="Times New Roman" w:eastAsia="宋体" w:cs="Arial"/>
            <w:sz w:val="24"/>
            <w:szCs w:val="24"/>
            <w:lang w:val="en-GB"/>
          </w:rPr>
          <w:delText>为粘性壁面上点</w:delText>
        </w:r>
      </w:del>
      <w:del w:id="267" w:author="张瑞鹏" w:date="2026-06-18T14:10:48Z">
        <w:r>
          <w:rPr>
            <w:rFonts w:ascii="Times New Roman" w:hAnsi="Times New Roman" w:eastAsia="宋体" w:cs="Times New Roman"/>
            <w:i/>
            <w:sz w:val="24"/>
            <w:szCs w:val="24"/>
            <w:lang w:val="en-GB"/>
          </w:rPr>
          <w:delText>p</w:delText>
        </w:r>
      </w:del>
      <w:del w:id="268" w:author="张瑞鹏" w:date="2026-06-18T14:10:48Z">
        <w:r>
          <w:rPr>
            <w:rFonts w:ascii="Times New Roman" w:hAnsi="Times New Roman" w:eastAsia="宋体" w:cs="Arial"/>
            <w:sz w:val="24"/>
            <w:szCs w:val="24"/>
            <w:lang w:val="en-GB"/>
          </w:rPr>
          <w:delText>的层进法向沿</w:delText>
        </w:r>
      </w:del>
      <w:del w:id="269" w:author="张瑞鹏" w:date="2026-06-18T14:10:48Z">
        <w:r>
          <w:rPr>
            <w:rFonts w:ascii="Times New Roman" w:hAnsi="Times New Roman" w:eastAsia="宋体" w:cs="Times New Roman"/>
            <w:i/>
            <w:sz w:val="24"/>
            <w:szCs w:val="24"/>
            <w:lang w:val="en-GB"/>
          </w:rPr>
          <w:delText>x</w:delText>
        </w:r>
      </w:del>
      <w:del w:id="270" w:author="张瑞鹏" w:date="2026-06-18T14:10:48Z">
        <w:r>
          <w:rPr>
            <w:rFonts w:ascii="Times New Roman" w:hAnsi="Times New Roman" w:eastAsia="宋体" w:cs="Arial"/>
            <w:sz w:val="24"/>
            <w:szCs w:val="24"/>
            <w:lang w:val="en-GB"/>
          </w:rPr>
          <w:delText>坐标轴的分量。</w:delText>
        </w:r>
      </w:del>
    </w:p>
    <w:p w14:paraId="786A014E">
      <w:pPr>
        <w:widowControl/>
        <w:spacing w:after="120" w:afterLines="50" w:line="360" w:lineRule="auto"/>
        <w:textAlignment w:val="center"/>
        <w:rPr>
          <w:del w:id="271" w:author="张瑞鹏" w:date="2026-06-18T14:10:48Z"/>
          <w:rFonts w:ascii="Times New Roman" w:hAnsi="Times New Roman" w:eastAsia="宋体" w:cs="Arial"/>
          <w:sz w:val="24"/>
          <w:szCs w:val="24"/>
          <w:lang w:val="en-GB"/>
        </w:rPr>
      </w:pPr>
      <w:del w:id="272" w:author="张瑞鹏" w:date="2026-06-18T14:10:48Z">
        <w:r>
          <w:rPr>
            <w:rFonts w:ascii="Times New Roman" w:hAnsi="Times New Roman" w:eastAsia="宋体" w:cs="Arial"/>
            <w:sz w:val="24"/>
            <w:szCs w:val="24"/>
            <w:lang w:val="en-GB"/>
          </w:rPr>
          <w:tab/>
        </w:r>
      </w:del>
      <w:del w:id="273" w:author="张瑞鹏" w:date="2026-06-18T14:10:48Z">
        <w:r>
          <w:rPr>
            <w:rFonts w:ascii="Times New Roman" w:hAnsi="Times New Roman" w:eastAsia="宋体" w:cs="Arial"/>
            <w:sz w:val="24"/>
            <w:szCs w:val="24"/>
            <w:lang w:val="en-GB"/>
          </w:rPr>
          <w:delText>类似地，远场边界（后文中标记为</w:delText>
        </w:r>
      </w:del>
      <w:del w:id="274" w:author="张瑞鹏" w:date="2026-06-18T14:10:48Z"/>
      <w:del w:id="275" w:author="张瑞鹏" w:date="2026-06-18T14:10:48Z"/>
      <w:del w:id="276" w:author="张瑞鹏" w:date="2026-06-18T14:10:48Z"/>
      <w:del w:id="277" w:author="张瑞鹏" w:date="2026-06-18T14:10:48Z">
        <w:r>
          <w:rPr>
            <w:rFonts w:ascii="Times New Roman" w:hAnsi="Times New Roman" w:eastAsia="宋体" w:cs="Arial"/>
            <w:sz w:val="24"/>
            <w:szCs w:val="24"/>
            <w:lang w:val="en-GB"/>
          </w:rPr>
          <w:object>
            <v:shape id="_x0000_i1089" o:spt="75" type="#_x0000_t75" style="height:18.15pt;width:23.15pt;" o:ole="t" filled="f" o:preferrelative="t" stroked="f" coordsize="21600,21600">
              <v:path/>
              <v:fill on="f" focussize="0,0"/>
              <v:stroke on="f" joinstyle="miter"/>
              <v:imagedata r:id="rId162" o:title=""/>
              <o:lock v:ext="edit" aspectratio="t"/>
              <w10:wrap type="none"/>
              <w10:anchorlock/>
            </v:shape>
            <o:OLEObject Type="Embed" ProgID="Equation.DSMT4" ShapeID="_x0000_i1089" DrawAspect="Content" ObjectID="_1468075789" r:id="rId161">
              <o:LockedField>false</o:LockedField>
            </o:OLEObject>
          </w:object>
        </w:r>
      </w:del>
      <w:del w:id="279" w:author="张瑞鹏" w:date="2026-06-18T14:10:48Z"/>
      <w:del w:id="280" w:author="张瑞鹏" w:date="2026-06-18T14:10:48Z">
        <w:r>
          <w:rPr>
            <w:rFonts w:ascii="Times New Roman" w:hAnsi="Times New Roman" w:eastAsia="宋体" w:cs="Arial"/>
            <w:sz w:val="24"/>
            <w:szCs w:val="24"/>
            <w:lang w:val="en-GB"/>
          </w:rPr>
          <w:delText>）上同样需设置</w:delText>
        </w:r>
      </w:del>
      <w:del w:id="281" w:author="张瑞鹏" w:date="2026-06-18T14:10:48Z">
        <w:r>
          <w:rPr>
            <w:rFonts w:ascii="Times New Roman" w:hAnsi="Times New Roman" w:eastAsia="宋体" w:cs="Times New Roman"/>
            <w:sz w:val="24"/>
            <w:szCs w:val="24"/>
            <w:lang w:val="en-GB"/>
          </w:rPr>
          <w:delText>Dirichlet</w:delText>
        </w:r>
      </w:del>
      <w:del w:id="282" w:author="张瑞鹏" w:date="2026-06-18T14:10:48Z">
        <w:r>
          <w:rPr>
            <w:rFonts w:ascii="Times New Roman" w:hAnsi="Times New Roman" w:eastAsia="宋体" w:cs="Arial"/>
            <w:sz w:val="24"/>
            <w:szCs w:val="24"/>
            <w:lang w:val="en-GB"/>
          </w:rPr>
          <w:delText>边界条件，并在位于该类边界上的网格点上设置</w:delText>
        </w:r>
      </w:del>
      <w:del w:id="283" w:author="张瑞鹏" w:date="2026-06-18T14:10:48Z">
        <w:r>
          <w:rPr>
            <w:rFonts w:ascii="Times New Roman" w:hAnsi="Times New Roman" w:eastAsia="宋体" w:cs="Times New Roman"/>
            <w:sz w:val="24"/>
            <w:szCs w:val="24"/>
            <w:lang w:val="en-GB"/>
          </w:rPr>
          <w:delText>0</w:delText>
        </w:r>
      </w:del>
      <w:del w:id="284" w:author="张瑞鹏" w:date="2026-06-18T14:10:48Z">
        <w:r>
          <w:rPr>
            <w:rFonts w:ascii="Times New Roman" w:hAnsi="Times New Roman" w:eastAsia="宋体" w:cs="Arial"/>
            <w:sz w:val="24"/>
            <w:szCs w:val="24"/>
            <w:lang w:val="en-GB"/>
          </w:rPr>
          <w:delText>向量为其初始边值：</w:delText>
        </w:r>
      </w:del>
    </w:p>
    <w:p w14:paraId="15C11808">
      <w:pPr>
        <w:widowControl/>
        <w:spacing w:after="120" w:afterLines="50" w:line="360" w:lineRule="auto"/>
        <w:jc w:val="center"/>
        <w:rPr>
          <w:del w:id="285" w:author="张瑞鹏" w:date="2026-06-18T14:10:48Z"/>
          <w:rFonts w:ascii="Times New Roman" w:hAnsi="Times New Roman" w:eastAsia="宋体" w:cs="Arial"/>
          <w:sz w:val="24"/>
          <w:szCs w:val="24"/>
          <w:lang w:val="en-GB"/>
        </w:rPr>
      </w:pPr>
      <w:del w:id="286" w:author="张瑞鹏" w:date="2026-06-18T14:10:48Z"/>
      <w:del w:id="287" w:author="张瑞鹏" w:date="2026-06-18T14:10:48Z"/>
      <w:del w:id="288" w:author="张瑞鹏" w:date="2026-06-18T14:10:48Z"/>
      <w:del w:id="289" w:author="张瑞鹏" w:date="2026-06-18T14:10:48Z">
        <w:r>
          <w:rPr>
            <w:rFonts w:ascii="Times New Roman" w:hAnsi="Times New Roman" w:eastAsia="宋体" w:cs="Arial"/>
            <w:sz w:val="24"/>
            <w:szCs w:val="24"/>
            <w:lang w:val="en-GB"/>
          </w:rPr>
          <w:object>
            <v:shape id="_x0000_i1090" o:spt="75" type="#_x0000_t75" style="height:18.15pt;width:87.65pt;" o:ole="t" filled="f" o:preferrelative="t" stroked="f" coordsize="21600,21600">
              <v:path/>
              <v:fill on="f" focussize="0,0"/>
              <v:stroke on="f" joinstyle="miter"/>
              <v:imagedata r:id="rId164" o:title=""/>
              <o:lock v:ext="edit" aspectratio="t"/>
              <w10:wrap type="none"/>
              <w10:anchorlock/>
            </v:shape>
            <o:OLEObject Type="Embed" ProgID="Equation.DSMT4" ShapeID="_x0000_i1090" DrawAspect="Content" ObjectID="_1468075790" r:id="rId163">
              <o:LockedField>false</o:LockedField>
            </o:OLEObject>
          </w:object>
        </w:r>
      </w:del>
      <w:del w:id="291" w:author="张瑞鹏" w:date="2026-06-18T14:10:48Z"/>
      <w:del w:id="292" w:author="张瑞鹏" w:date="2026-06-18T14:10:48Z">
        <w:r>
          <w:rPr>
            <w:rFonts w:ascii="Times New Roman" w:hAnsi="Times New Roman" w:eastAsia="宋体" w:cs="Arial"/>
            <w:sz w:val="24"/>
            <w:szCs w:val="24"/>
            <w:lang w:val="en-GB"/>
          </w:rPr>
          <w:delText>,</w:delText>
        </w:r>
      </w:del>
    </w:p>
    <w:p w14:paraId="2BC3A6C7">
      <w:pPr>
        <w:widowControl/>
        <w:spacing w:after="120" w:afterLines="50" w:line="360" w:lineRule="auto"/>
        <w:textAlignment w:val="center"/>
        <w:rPr>
          <w:del w:id="293" w:author="张瑞鹏" w:date="2026-06-18T14:10:48Z"/>
          <w:rFonts w:ascii="Times New Roman" w:hAnsi="Times New Roman" w:eastAsia="宋体" w:cs="Arial"/>
          <w:sz w:val="24"/>
          <w:szCs w:val="24"/>
          <w:lang w:val="en-GB"/>
        </w:rPr>
      </w:pPr>
      <w:del w:id="294" w:author="张瑞鹏" w:date="2026-06-18T14:10:48Z">
        <w:r>
          <w:rPr>
            <w:rFonts w:ascii="Times New Roman" w:hAnsi="Times New Roman" w:eastAsia="宋体" w:cs="Arial"/>
            <w:sz w:val="24"/>
            <w:szCs w:val="24"/>
            <w:lang w:val="en-GB"/>
          </w:rPr>
          <w:tab/>
        </w:r>
      </w:del>
      <w:del w:id="295" w:author="张瑞鹏" w:date="2026-06-18T14:10:48Z">
        <w:r>
          <w:rPr>
            <w:rFonts w:ascii="Times New Roman" w:hAnsi="Times New Roman" w:eastAsia="宋体" w:cs="Arial"/>
            <w:sz w:val="24"/>
            <w:szCs w:val="24"/>
            <w:lang w:val="en-GB"/>
          </w:rPr>
          <w:delText>对于对称面（后文中标记为</w:delText>
        </w:r>
      </w:del>
      <w:del w:id="296" w:author="张瑞鹏" w:date="2026-06-18T14:10:48Z"/>
      <w:del w:id="297" w:author="张瑞鹏" w:date="2026-06-18T14:10:48Z"/>
      <w:del w:id="298" w:author="张瑞鹏" w:date="2026-06-18T14:10:48Z"/>
      <w:del w:id="299" w:author="张瑞鹏" w:date="2026-06-18T14:10:48Z">
        <w:r>
          <w:rPr>
            <w:rFonts w:ascii="Times New Roman" w:hAnsi="Times New Roman" w:eastAsia="宋体" w:cs="Arial"/>
            <w:sz w:val="24"/>
            <w:szCs w:val="24"/>
            <w:lang w:val="en-GB"/>
          </w:rPr>
          <w:object>
            <v:shape id="_x0000_i1091" o:spt="75" type="#_x0000_t75" style="height:18.15pt;width:21.9pt;" o:ole="t" filled="f" o:preferrelative="t" stroked="f" coordsize="21600,21600">
              <v:path/>
              <v:fill on="f" focussize="0,0"/>
              <v:stroke on="f" joinstyle="miter"/>
              <v:imagedata r:id="rId166" o:title=""/>
              <o:lock v:ext="edit" aspectratio="t"/>
              <w10:wrap type="none"/>
              <w10:anchorlock/>
            </v:shape>
            <o:OLEObject Type="Embed" ProgID="Equation.DSMT4" ShapeID="_x0000_i1091" DrawAspect="Content" ObjectID="_1468075791" r:id="rId165">
              <o:LockedField>false</o:LockedField>
            </o:OLEObject>
          </w:object>
        </w:r>
      </w:del>
      <w:del w:id="301" w:author="张瑞鹏" w:date="2026-06-18T14:10:48Z"/>
      <w:del w:id="302" w:author="张瑞鹏" w:date="2026-06-18T14:10:48Z">
        <w:r>
          <w:rPr>
            <w:rFonts w:ascii="Times New Roman" w:hAnsi="Times New Roman" w:eastAsia="宋体" w:cs="Arial"/>
            <w:sz w:val="24"/>
            <w:szCs w:val="24"/>
            <w:lang w:val="en-GB"/>
          </w:rPr>
          <w:delText>）来说，其附近的边界层网格是沿着平行于边界的方向增长。因此，我们设置如下边界条件：</w:delText>
        </w:r>
      </w:del>
    </w:p>
    <w:p w14:paraId="0BE1D8CB">
      <w:pPr>
        <w:widowControl/>
        <w:spacing w:after="120" w:afterLines="50" w:line="360" w:lineRule="auto"/>
        <w:jc w:val="center"/>
        <w:rPr>
          <w:del w:id="303" w:author="张瑞鹏" w:date="2026-06-18T14:10:48Z"/>
          <w:rFonts w:ascii="Times New Roman" w:hAnsi="Times New Roman" w:eastAsia="宋体" w:cs="Arial"/>
          <w:sz w:val="24"/>
          <w:szCs w:val="24"/>
          <w:lang w:val="en-GB"/>
        </w:rPr>
      </w:pPr>
      <w:del w:id="304" w:author="张瑞鹏" w:date="2026-06-18T14:10:48Z"/>
      <w:del w:id="305" w:author="张瑞鹏" w:date="2026-06-18T14:10:48Z"/>
      <w:del w:id="306" w:author="张瑞鹏" w:date="2026-06-18T14:10:48Z"/>
      <w:del w:id="307" w:author="张瑞鹏" w:date="2026-06-18T14:10:48Z">
        <w:r>
          <w:rPr>
            <w:rFonts w:ascii="Times New Roman" w:hAnsi="Times New Roman" w:eastAsia="宋体" w:cs="Arial"/>
            <w:sz w:val="24"/>
            <w:szCs w:val="24"/>
            <w:lang w:val="en-GB"/>
          </w:rPr>
          <w:object>
            <v:shape id="_x0000_i1092" o:spt="75" type="#_x0000_t75" style="height:30.7pt;width:105.8pt;" o:ole="t" filled="f" o:preferrelative="t" stroked="f" coordsize="21600,21600">
              <v:path/>
              <v:fill on="f" focussize="0,0"/>
              <v:stroke on="f" joinstyle="miter"/>
              <v:imagedata r:id="rId168" o:title=""/>
              <o:lock v:ext="edit" aspectratio="t"/>
              <w10:wrap type="none"/>
              <w10:anchorlock/>
            </v:shape>
            <o:OLEObject Type="Embed" ProgID="Equation.DSMT4" ShapeID="_x0000_i1092" DrawAspect="Content" ObjectID="_1468075792" r:id="rId167">
              <o:LockedField>false</o:LockedField>
            </o:OLEObject>
          </w:object>
        </w:r>
      </w:del>
      <w:del w:id="309" w:author="张瑞鹏" w:date="2026-06-18T14:10:48Z"/>
      <w:del w:id="310" w:author="张瑞鹏" w:date="2026-06-18T14:10:48Z">
        <w:r>
          <w:rPr>
            <w:rFonts w:ascii="Times New Roman" w:hAnsi="Times New Roman" w:eastAsia="宋体" w:cs="Arial"/>
            <w:sz w:val="24"/>
            <w:szCs w:val="24"/>
            <w:lang w:val="en-GB"/>
          </w:rPr>
          <w:delText>,</w:delText>
        </w:r>
      </w:del>
    </w:p>
    <w:p w14:paraId="72469592">
      <w:pPr>
        <w:widowControl/>
        <w:spacing w:after="120" w:afterLines="50" w:line="360" w:lineRule="auto"/>
        <w:textAlignment w:val="center"/>
        <w:rPr>
          <w:del w:id="311" w:author="张瑞鹏" w:date="2026-06-18T14:10:48Z"/>
          <w:rFonts w:ascii="Times New Roman" w:hAnsi="Times New Roman" w:eastAsia="宋体" w:cs="Arial"/>
          <w:sz w:val="24"/>
          <w:szCs w:val="24"/>
          <w:lang w:val="en-GB"/>
        </w:rPr>
      </w:pPr>
      <w:del w:id="312" w:author="张瑞鹏" w:date="2026-06-18T14:10:48Z">
        <w:r>
          <w:rPr>
            <w:rFonts w:ascii="Times New Roman" w:hAnsi="Times New Roman" w:eastAsia="宋体" w:cs="Arial"/>
            <w:sz w:val="24"/>
            <w:szCs w:val="24"/>
            <w:lang w:val="en-GB"/>
          </w:rPr>
          <w:delText>此处，</w:delText>
        </w:r>
      </w:del>
      <w:del w:id="313" w:author="张瑞鹏" w:date="2026-06-18T14:10:48Z"/>
      <w:del w:id="314" w:author="张瑞鹏" w:date="2026-06-18T14:10:48Z"/>
      <w:del w:id="315" w:author="张瑞鹏" w:date="2026-06-18T14:10:48Z"/>
      <w:del w:id="316" w:author="张瑞鹏" w:date="2026-06-18T14:10:48Z">
        <w:r>
          <w:rPr>
            <w:rFonts w:ascii="Times New Roman" w:hAnsi="Times New Roman" w:eastAsia="宋体" w:cs="Arial"/>
            <w:sz w:val="24"/>
            <w:szCs w:val="24"/>
            <w:lang w:val="en-GB"/>
          </w:rPr>
          <w:object>
            <v:shape id="_x0000_i1093" o:spt="75" type="#_x0000_t75" style="height:10pt;width:10pt;" o:ole="t" filled="f" o:preferrelative="t" stroked="f" coordsize="21600,21600">
              <v:path/>
              <v:fill on="f" focussize="0,0"/>
              <v:stroke on="f" joinstyle="miter"/>
              <v:imagedata r:id="rId139" o:title=""/>
              <o:lock v:ext="edit" aspectratio="t"/>
              <w10:wrap type="none"/>
              <w10:anchorlock/>
            </v:shape>
            <o:OLEObject Type="Embed" ProgID="Equation.DSMT4" ShapeID="_x0000_i1093" DrawAspect="Content" ObjectID="_1468075793" r:id="rId169">
              <o:LockedField>false</o:LockedField>
            </o:OLEObject>
          </w:object>
        </w:r>
      </w:del>
      <w:del w:id="318" w:author="张瑞鹏" w:date="2026-06-18T14:10:48Z"/>
      <w:del w:id="319" w:author="张瑞鹏" w:date="2026-06-18T14:10:48Z">
        <w:r>
          <w:rPr>
            <w:rFonts w:ascii="Times New Roman" w:hAnsi="Times New Roman" w:eastAsia="宋体" w:cs="Arial"/>
            <w:sz w:val="24"/>
            <w:szCs w:val="24"/>
            <w:lang w:val="en-GB"/>
          </w:rPr>
          <w:delText>为对称面上点</w:delText>
        </w:r>
      </w:del>
      <w:del w:id="320" w:author="张瑞鹏" w:date="2026-06-18T14:10:48Z">
        <w:r>
          <w:rPr>
            <w:rFonts w:ascii="Times New Roman" w:hAnsi="Times New Roman" w:eastAsia="宋体" w:cs="Times New Roman"/>
            <w:i/>
            <w:sz w:val="24"/>
            <w:szCs w:val="24"/>
            <w:lang w:val="en-GB"/>
          </w:rPr>
          <w:delText>p</w:delText>
        </w:r>
      </w:del>
      <w:del w:id="321" w:author="张瑞鹏" w:date="2026-06-18T14:10:48Z">
        <w:r>
          <w:rPr>
            <w:rFonts w:ascii="Times New Roman" w:hAnsi="Times New Roman" w:eastAsia="宋体" w:cs="Arial"/>
            <w:sz w:val="24"/>
            <w:szCs w:val="24"/>
            <w:lang w:val="en-GB"/>
          </w:rPr>
          <w:delText>的单位外法向。</w:delText>
        </w:r>
      </w:del>
    </w:p>
    <w:p w14:paraId="18E4FA3A">
      <w:pPr>
        <w:widowControl/>
        <w:spacing w:after="120" w:afterLines="50" w:line="360" w:lineRule="auto"/>
        <w:rPr>
          <w:del w:id="322" w:author="张瑞鹏" w:date="2026-06-18T14:10:48Z"/>
          <w:rFonts w:ascii="Times New Roman" w:hAnsi="Times New Roman" w:eastAsia="宋体" w:cs="Arial"/>
          <w:sz w:val="24"/>
          <w:szCs w:val="24"/>
          <w:lang w:val="en-GB"/>
        </w:rPr>
      </w:pPr>
      <w:del w:id="323" w:author="张瑞鹏" w:date="2026-06-18T14:10:48Z">
        <w:r>
          <w:rPr>
            <w:rFonts w:ascii="Times New Roman" w:hAnsi="Times New Roman" w:eastAsia="宋体" w:cs="Arial"/>
            <w:sz w:val="24"/>
            <w:szCs w:val="24"/>
            <w:lang w:val="en-GB"/>
          </w:rPr>
          <w:tab/>
        </w:r>
      </w:del>
      <w:del w:id="324" w:author="张瑞鹏" w:date="2026-06-18T14:10:48Z">
        <w:r>
          <w:rPr>
            <w:rFonts w:ascii="Times New Roman" w:hAnsi="Times New Roman" w:eastAsia="宋体" w:cs="Arial"/>
            <w:sz w:val="24"/>
            <w:szCs w:val="24"/>
            <w:lang w:val="en-GB"/>
          </w:rPr>
          <w:delText>综上所述，将公式</w:delText>
        </w:r>
      </w:del>
      <w:del w:id="325" w:author="张瑞鹏" w:date="2026-06-18T14:10:48Z">
        <w:r>
          <w:rPr>
            <w:rFonts w:ascii="Times New Roman" w:hAnsi="Times New Roman" w:eastAsia="宋体" w:cs="Times New Roman"/>
            <w:sz w:val="24"/>
            <w:szCs w:val="24"/>
            <w:lang w:val="en-GB"/>
          </w:rPr>
          <w:delText>2</w:delText>
        </w:r>
      </w:del>
      <w:del w:id="326" w:author="张瑞鹏" w:date="2026-06-18T14:10:48Z">
        <w:r>
          <w:rPr>
            <w:rFonts w:ascii="Times New Roman" w:hAnsi="Times New Roman" w:eastAsia="宋体" w:cs="Arial"/>
            <w:sz w:val="24"/>
            <w:szCs w:val="24"/>
            <w:lang w:val="en-GB"/>
          </w:rPr>
          <w:delText>应用于几何外形的边界层网格生成时，该公式可转化为如下形式：</w:delText>
        </w:r>
      </w:del>
    </w:p>
    <w:p w14:paraId="23604409">
      <w:pPr>
        <w:widowControl/>
        <w:spacing w:after="120" w:afterLines="50" w:line="360" w:lineRule="auto"/>
        <w:jc w:val="right"/>
        <w:rPr>
          <w:del w:id="327" w:author="张瑞鹏" w:date="2026-06-18T14:10:48Z"/>
          <w:rFonts w:ascii="Times New Roman" w:hAnsi="Times New Roman" w:eastAsia="宋体" w:cs="Arial"/>
          <w:sz w:val="24"/>
          <w:szCs w:val="24"/>
          <w:lang w:val="en-GB"/>
        </w:rPr>
      </w:pPr>
      <w:del w:id="328" w:author="张瑞鹏" w:date="2026-06-18T14:10:48Z"/>
      <w:del w:id="329" w:author="张瑞鹏" w:date="2026-06-18T14:10:48Z"/>
      <w:del w:id="330" w:author="张瑞鹏" w:date="2026-06-18T14:10:48Z"/>
      <w:del w:id="331" w:author="张瑞鹏" w:date="2026-06-18T14:10:48Z">
        <w:r>
          <w:rPr>
            <w:rFonts w:ascii="Times New Roman" w:hAnsi="Times New Roman" w:eastAsia="宋体" w:cs="Arial"/>
            <w:sz w:val="24"/>
            <w:szCs w:val="24"/>
            <w:lang w:val="en-GB"/>
          </w:rPr>
          <w:object>
            <v:shape id="_x0000_i1094" o:spt="75" type="#_x0000_t75" style="height:87.65pt;width:141.5pt;" o:ole="t" filled="f" o:preferrelative="t" stroked="f" coordsize="21600,21600">
              <v:path/>
              <v:fill on="f" focussize="0,0"/>
              <v:stroke on="f" joinstyle="miter"/>
              <v:imagedata r:id="rId171" o:title=""/>
              <o:lock v:ext="edit" aspectratio="t"/>
              <w10:wrap type="none"/>
              <w10:anchorlock/>
            </v:shape>
            <o:OLEObject Type="Embed" ProgID="Equation.DSMT4" ShapeID="_x0000_i1094" DrawAspect="Content" ObjectID="_1468075794" r:id="rId170">
              <o:LockedField>false</o:LockedField>
            </o:OLEObject>
          </w:object>
        </w:r>
      </w:del>
      <w:del w:id="333" w:author="张瑞鹏" w:date="2026-06-18T14:10:48Z"/>
      <w:del w:id="334" w:author="张瑞鹏" w:date="2026-06-18T14:10:48Z">
        <w:r>
          <w:rPr>
            <w:rFonts w:ascii="Times New Roman" w:hAnsi="Times New Roman" w:eastAsia="宋体" w:cs="Arial"/>
            <w:sz w:val="24"/>
            <w:szCs w:val="24"/>
            <w:lang w:val="en-GB"/>
          </w:rPr>
          <w:delText>.                   (</w:delText>
        </w:r>
      </w:del>
      <w:del w:id="335" w:author="张瑞鹏" w:date="2026-06-18T14:10:48Z">
        <w:r>
          <w:rPr>
            <w:rFonts w:ascii="Times New Roman" w:hAnsi="Times New Roman" w:eastAsia="宋体" w:cs="Times New Roman"/>
            <w:sz w:val="24"/>
            <w:szCs w:val="24"/>
            <w:lang w:val="en-GB"/>
          </w:rPr>
          <w:delText>3</w:delText>
        </w:r>
      </w:del>
      <w:del w:id="336" w:author="张瑞鹏" w:date="2026-06-18T14:10:48Z">
        <w:r>
          <w:rPr>
            <w:rFonts w:ascii="Times New Roman" w:hAnsi="Times New Roman" w:eastAsia="宋体" w:cs="Arial"/>
            <w:sz w:val="24"/>
            <w:szCs w:val="24"/>
            <w:lang w:val="en-GB"/>
          </w:rPr>
          <w:delText>)</w:delText>
        </w:r>
      </w:del>
    </w:p>
    <w:p w14:paraId="3F1ED341">
      <w:pPr>
        <w:widowControl/>
        <w:spacing w:after="120" w:afterLines="50" w:line="360" w:lineRule="auto"/>
        <w:rPr>
          <w:del w:id="337" w:author="张瑞鹏" w:date="2026-06-18T14:10:48Z"/>
          <w:rFonts w:ascii="Times New Roman" w:hAnsi="Times New Roman" w:eastAsia="宋体" w:cs="Arial"/>
          <w:sz w:val="24"/>
          <w:szCs w:val="24"/>
          <w:lang w:val="en-GB"/>
        </w:rPr>
      </w:pPr>
      <w:del w:id="338" w:author="张瑞鹏" w:date="2026-06-18T14:10:48Z">
        <w:r>
          <w:rPr>
            <w:rFonts w:ascii="Times New Roman" w:hAnsi="Times New Roman" w:eastAsia="宋体" w:cs="Arial"/>
            <w:sz w:val="24"/>
            <w:szCs w:val="24"/>
            <w:lang w:val="en-GB"/>
          </w:rPr>
          <w:delText>相应地，对于</w:delText>
        </w:r>
      </w:del>
      <w:del w:id="339" w:author="张瑞鹏" w:date="2026-06-18T14:10:48Z"/>
      <w:del w:id="340" w:author="张瑞鹏" w:date="2026-06-18T14:10:48Z"/>
      <w:del w:id="341" w:author="张瑞鹏" w:date="2026-06-18T14:10:48Z"/>
      <w:del w:id="342" w:author="张瑞鹏" w:date="2026-06-18T14:10:48Z">
        <w:r>
          <w:rPr>
            <w:rFonts w:ascii="Times New Roman" w:hAnsi="Times New Roman" w:eastAsia="宋体" w:cs="Arial"/>
            <w:sz w:val="24"/>
            <w:szCs w:val="24"/>
            <w:lang w:val="en-GB"/>
          </w:rPr>
          <w:object>
            <v:shape id="_x0000_i1095" o:spt="75" type="#_x0000_t75" style="height:15.65pt;width:25.05pt;" o:ole="t" filled="f" o:preferrelative="t" stroked="f" coordsize="21600,21600">
              <v:path/>
              <v:fill on="f" focussize="0,0"/>
              <v:stroke on="f" joinstyle="miter"/>
              <v:imagedata r:id="rId124" o:title=""/>
              <o:lock v:ext="edit" aspectratio="t"/>
              <w10:wrap type="none"/>
              <w10:anchorlock/>
            </v:shape>
            <o:OLEObject Type="Embed" ProgID="Equation.DSMT4" ShapeID="_x0000_i1095" DrawAspect="Content" ObjectID="_1468075795" r:id="rId172">
              <o:LockedField>false</o:LockedField>
            </o:OLEObject>
          </w:object>
        </w:r>
      </w:del>
      <w:del w:id="344" w:author="张瑞鹏" w:date="2026-06-18T14:10:48Z"/>
      <w:del w:id="345" w:author="张瑞鹏" w:date="2026-06-18T14:10:48Z">
        <w:r>
          <w:rPr>
            <w:rFonts w:ascii="Times New Roman" w:hAnsi="Times New Roman" w:eastAsia="宋体" w:cs="Arial"/>
            <w:sz w:val="24"/>
            <w:szCs w:val="24"/>
            <w:lang w:val="en-GB"/>
          </w:rPr>
          <w:delText>的另外两个分量</w:delText>
        </w:r>
      </w:del>
      <w:del w:id="346" w:author="张瑞鹏" w:date="2026-06-18T14:10:48Z"/>
      <w:del w:id="347" w:author="张瑞鹏" w:date="2026-06-18T14:10:48Z"/>
      <w:del w:id="348" w:author="张瑞鹏" w:date="2026-06-18T14:10:48Z"/>
      <w:del w:id="349" w:author="张瑞鹏" w:date="2026-06-18T14:10:48Z">
        <w:r>
          <w:rPr>
            <w:rFonts w:ascii="Times New Roman" w:hAnsi="Times New Roman" w:eastAsia="宋体" w:cs="Arial"/>
            <w:sz w:val="24"/>
            <w:szCs w:val="24"/>
            <w:lang w:val="en-GB"/>
          </w:rPr>
          <w:object>
            <v:shape id="_x0000_i1096" o:spt="75" type="#_x0000_t75" style="height:18.15pt;width:65.75pt;" o:ole="t" filled="f" o:preferrelative="t" stroked="f" coordsize="21600,21600">
              <v:path/>
              <v:fill on="f" focussize="0,0"/>
              <v:stroke on="f" joinstyle="miter"/>
              <v:imagedata r:id="rId174" o:title=""/>
              <o:lock v:ext="edit" aspectratio="t"/>
              <w10:wrap type="none"/>
              <w10:anchorlock/>
            </v:shape>
            <o:OLEObject Type="Embed" ProgID="Equation.DSMT4" ShapeID="_x0000_i1096" DrawAspect="Content" ObjectID="_1468075796" r:id="rId173">
              <o:LockedField>false</o:LockedField>
            </o:OLEObject>
          </w:object>
        </w:r>
      </w:del>
      <w:del w:id="351" w:author="张瑞鹏" w:date="2026-06-18T14:10:48Z"/>
      <w:del w:id="352" w:author="张瑞鹏" w:date="2026-06-18T14:10:48Z">
        <w:r>
          <w:rPr>
            <w:rFonts w:ascii="Times New Roman" w:hAnsi="Times New Roman" w:eastAsia="宋体" w:cs="Arial"/>
            <w:sz w:val="24"/>
            <w:szCs w:val="24"/>
            <w:lang w:val="en-GB"/>
          </w:rPr>
          <w:delText>，可以得到两个类似于公式</w:delText>
        </w:r>
      </w:del>
      <w:del w:id="353" w:author="张瑞鹏" w:date="2026-06-18T14:10:48Z">
        <w:r>
          <w:rPr>
            <w:rFonts w:ascii="Times New Roman" w:hAnsi="Times New Roman" w:eastAsia="宋体" w:cs="Times New Roman"/>
            <w:sz w:val="24"/>
            <w:szCs w:val="24"/>
            <w:lang w:val="en-GB"/>
          </w:rPr>
          <w:delText>3</w:delText>
        </w:r>
      </w:del>
      <w:del w:id="354" w:author="张瑞鹏" w:date="2026-06-18T14:10:48Z">
        <w:r>
          <w:rPr>
            <w:rFonts w:ascii="Times New Roman" w:hAnsi="Times New Roman" w:eastAsia="宋体" w:cs="Arial"/>
            <w:sz w:val="24"/>
            <w:szCs w:val="24"/>
            <w:lang w:val="en-GB"/>
          </w:rPr>
          <w:delText xml:space="preserve">的式子。总的来说，我们可以得到如下三组拉普拉斯方程： </w:delText>
        </w:r>
      </w:del>
    </w:p>
    <w:p w14:paraId="1C9B311E">
      <w:pPr>
        <w:widowControl/>
        <w:spacing w:after="120" w:afterLines="50" w:line="360" w:lineRule="auto"/>
        <w:jc w:val="right"/>
        <w:rPr>
          <w:del w:id="355" w:author="张瑞鹏" w:date="2026-06-18T14:10:48Z"/>
          <w:rFonts w:ascii="Times New Roman" w:hAnsi="Times New Roman" w:eastAsia="宋体" w:cs="Arial"/>
          <w:sz w:val="24"/>
          <w:szCs w:val="24"/>
          <w:lang w:val="en-GB"/>
        </w:rPr>
      </w:pPr>
      <w:del w:id="356" w:author="张瑞鹏" w:date="2026-06-18T14:10:48Z"/>
      <w:del w:id="357" w:author="张瑞鹏" w:date="2026-06-18T14:10:48Z"/>
      <w:del w:id="358" w:author="张瑞鹏" w:date="2026-06-18T14:10:48Z"/>
      <w:del w:id="359" w:author="张瑞鹏" w:date="2026-06-18T14:10:48Z">
        <w:r>
          <w:rPr>
            <w:rFonts w:ascii="Times New Roman" w:hAnsi="Times New Roman" w:eastAsia="宋体" w:cs="Arial"/>
            <w:sz w:val="24"/>
            <w:szCs w:val="24"/>
            <w:lang w:val="en-GB"/>
          </w:rPr>
          <w:object>
            <v:shape id="_x0000_i1097" o:spt="75" type="#_x0000_t75" style="height:87.65pt;width:206pt;" o:ole="t" filled="f" o:preferrelative="t" stroked="f" coordsize="21600,21600">
              <v:path/>
              <v:fill on="f" focussize="0,0"/>
              <v:stroke on="f" joinstyle="miter"/>
              <v:imagedata r:id="rId176" o:title=""/>
              <o:lock v:ext="edit" aspectratio="t"/>
              <w10:wrap type="none"/>
              <w10:anchorlock/>
            </v:shape>
            <o:OLEObject Type="Embed" ProgID="Equation.DSMT4" ShapeID="_x0000_i1097" DrawAspect="Content" ObjectID="_1468075797" r:id="rId175">
              <o:LockedField>false</o:LockedField>
            </o:OLEObject>
          </w:object>
        </w:r>
      </w:del>
      <w:del w:id="361" w:author="张瑞鹏" w:date="2026-06-18T14:10:48Z"/>
      <w:del w:id="362" w:author="张瑞鹏" w:date="2026-06-18T14:10:48Z">
        <w:r>
          <w:rPr>
            <w:rFonts w:ascii="Times New Roman" w:hAnsi="Times New Roman" w:eastAsia="宋体" w:cs="Arial"/>
            <w:sz w:val="24"/>
            <w:szCs w:val="24"/>
            <w:lang w:val="en-GB"/>
          </w:rPr>
          <w:delText>.            (</w:delText>
        </w:r>
      </w:del>
      <w:del w:id="363" w:author="张瑞鹏" w:date="2026-06-18T14:10:48Z">
        <w:r>
          <w:rPr>
            <w:rFonts w:ascii="Times New Roman" w:hAnsi="Times New Roman" w:eastAsia="宋体" w:cs="Times New Roman"/>
            <w:sz w:val="24"/>
            <w:szCs w:val="24"/>
            <w:lang w:val="en-GB"/>
          </w:rPr>
          <w:delText>4</w:delText>
        </w:r>
      </w:del>
      <w:del w:id="364" w:author="张瑞鹏" w:date="2026-06-18T14:10:48Z">
        <w:r>
          <w:rPr>
            <w:rFonts w:ascii="Times New Roman" w:hAnsi="Times New Roman" w:eastAsia="宋体" w:cs="Arial"/>
            <w:sz w:val="24"/>
            <w:szCs w:val="24"/>
            <w:lang w:val="en-GB"/>
          </w:rPr>
          <w:delText>)</w:delText>
        </w:r>
      </w:del>
    </w:p>
    <w:p w14:paraId="004B5A7C">
      <w:pPr>
        <w:pStyle w:val="166"/>
        <w:keepNext/>
        <w:keepLines/>
        <w:widowControl/>
        <w:numPr>
          <w:ilvl w:val="2"/>
          <w:numId w:val="22"/>
        </w:numPr>
        <w:spacing w:before="140" w:line="360" w:lineRule="auto"/>
        <w:ind w:firstLineChars="0"/>
        <w:jc w:val="left"/>
        <w:outlineLvl w:val="2"/>
        <w:rPr>
          <w:del w:id="365" w:author="张瑞鹏" w:date="2026-06-18T14:10:48Z"/>
          <w:rFonts w:ascii="Times New Roman" w:hAnsi="Times New Roman" w:eastAsia="黑体" w:cs="Times New Roman"/>
          <w:b/>
          <w:sz w:val="28"/>
          <w:szCs w:val="20"/>
        </w:rPr>
      </w:pPr>
      <w:del w:id="366" w:author="张瑞鹏" w:date="2026-06-18T14:10:48Z">
        <w:bookmarkStart w:id="61" w:name="_Toc232613804"/>
        <w:r>
          <w:rPr>
            <w:rFonts w:hint="eastAsia" w:ascii="Times New Roman" w:hAnsi="Times New Roman" w:eastAsia="黑体" w:cs="Times New Roman"/>
            <w:b/>
            <w:sz w:val="28"/>
            <w:szCs w:val="20"/>
          </w:rPr>
          <w:delText>边界元数值解法</w:delText>
        </w:r>
        <w:bookmarkEnd w:id="61"/>
      </w:del>
    </w:p>
    <w:p w14:paraId="186A996B">
      <w:pPr>
        <w:widowControl/>
        <w:spacing w:after="120" w:afterLines="50" w:line="360" w:lineRule="auto"/>
        <w:ind w:firstLine="480" w:firstLineChars="200"/>
        <w:textAlignment w:val="center"/>
        <w:rPr>
          <w:del w:id="367" w:author="张瑞鹏" w:date="2026-06-18T14:10:48Z"/>
          <w:rFonts w:ascii="Times New Roman" w:hAnsi="Times New Roman" w:eastAsia="宋体" w:cs="Arial"/>
          <w:sz w:val="24"/>
          <w:szCs w:val="24"/>
          <w:lang w:val="en-GB"/>
        </w:rPr>
      </w:pPr>
      <w:del w:id="368" w:author="张瑞鹏" w:date="2026-06-18T14:10:48Z">
        <w:r>
          <w:rPr>
            <w:rFonts w:ascii="Times New Roman" w:hAnsi="Times New Roman" w:eastAsia="宋体" w:cs="Arial"/>
            <w:sz w:val="24"/>
            <w:szCs w:val="24"/>
          </w:rPr>
          <w:delText>由于公式</w:delText>
        </w:r>
      </w:del>
      <w:del w:id="369" w:author="张瑞鹏" w:date="2026-06-18T14:10:48Z">
        <w:r>
          <w:rPr>
            <w:rFonts w:ascii="Times New Roman" w:hAnsi="Times New Roman" w:eastAsia="宋体" w:cs="Times New Roman"/>
            <w:sz w:val="24"/>
            <w:szCs w:val="24"/>
          </w:rPr>
          <w:delText>4</w:delText>
        </w:r>
      </w:del>
      <w:del w:id="370" w:author="张瑞鹏" w:date="2026-06-18T14:10:48Z">
        <w:r>
          <w:rPr>
            <w:rFonts w:ascii="Times New Roman" w:hAnsi="Times New Roman" w:eastAsia="宋体" w:cs="Arial"/>
            <w:sz w:val="24"/>
            <w:szCs w:val="24"/>
          </w:rPr>
          <w:delText>中的三组拉普拉斯方程具有相同的形式，因此，我们可以用相同的方式对其进行求解。为简洁起见，我们只讨论</w:delText>
        </w:r>
      </w:del>
      <w:del w:id="371" w:author="张瑞鹏" w:date="2026-06-18T14:10:48Z"/>
      <w:del w:id="372" w:author="张瑞鹏" w:date="2026-06-18T14:10:48Z"/>
      <w:del w:id="373" w:author="张瑞鹏" w:date="2026-06-18T14:10:48Z"/>
      <w:del w:id="374" w:author="张瑞鹏" w:date="2026-06-18T14:10:48Z">
        <w:r>
          <w:rPr>
            <w:rFonts w:ascii="Times New Roman" w:hAnsi="Times New Roman" w:eastAsia="宋体" w:cs="Arial"/>
            <w:sz w:val="24"/>
            <w:szCs w:val="24"/>
            <w:lang w:val="en-GB"/>
          </w:rPr>
          <w:object>
            <v:shape id="_x0000_i1098"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098" DrawAspect="Content" ObjectID="_1468075798" r:id="rId177">
              <o:LockedField>false</o:LockedField>
            </o:OLEObject>
          </w:object>
        </w:r>
      </w:del>
      <w:del w:id="376" w:author="张瑞鹏" w:date="2026-06-18T14:10:48Z"/>
      <w:del w:id="377" w:author="张瑞鹏" w:date="2026-06-18T14:10:48Z">
        <w:r>
          <w:rPr>
            <w:rFonts w:ascii="Times New Roman" w:hAnsi="Times New Roman" w:eastAsia="宋体" w:cs="Arial"/>
            <w:sz w:val="24"/>
            <w:szCs w:val="24"/>
            <w:lang w:val="en-GB"/>
          </w:rPr>
          <w:delText>的边界元数值求解过程。</w:delText>
        </w:r>
      </w:del>
    </w:p>
    <w:p w14:paraId="4C8C4FC6">
      <w:pPr>
        <w:widowControl/>
        <w:spacing w:after="120" w:afterLines="50" w:line="360" w:lineRule="auto"/>
        <w:ind w:firstLine="480" w:firstLineChars="200"/>
        <w:textAlignment w:val="center"/>
        <w:rPr>
          <w:del w:id="378" w:author="张瑞鹏" w:date="2026-06-18T14:10:48Z"/>
          <w:rFonts w:ascii="Times New Roman" w:hAnsi="Times New Roman" w:eastAsia="宋体" w:cs="Arial"/>
          <w:sz w:val="24"/>
          <w:szCs w:val="24"/>
          <w:lang w:val="en-GB"/>
        </w:rPr>
      </w:pPr>
      <w:del w:id="379" w:author="张瑞鹏" w:date="2026-06-18T14:10:48Z">
        <w:r>
          <w:rPr>
            <w:rFonts w:ascii="Times New Roman" w:hAnsi="Times New Roman" w:eastAsia="宋体" w:cs="Arial"/>
            <w:sz w:val="24"/>
            <w:szCs w:val="24"/>
            <w:lang w:val="en-GB"/>
          </w:rPr>
          <w:delText>一般地，位于点</w:delText>
        </w:r>
      </w:del>
      <w:del w:id="380" w:author="张瑞鹏" w:date="2026-06-18T14:10:48Z"/>
      <w:del w:id="381" w:author="张瑞鹏" w:date="2026-06-18T14:10:48Z"/>
      <w:del w:id="382" w:author="张瑞鹏" w:date="2026-06-18T14:10:48Z"/>
      <w:del w:id="383" w:author="张瑞鹏" w:date="2026-06-18T14:10:48Z">
        <w:r>
          <w:rPr>
            <w:rFonts w:ascii="Times New Roman" w:hAnsi="Times New Roman" w:eastAsia="宋体" w:cs="Arial"/>
            <w:sz w:val="24"/>
            <w:szCs w:val="24"/>
            <w:lang w:val="en-GB"/>
          </w:rPr>
          <w:object>
            <v:shape id="_x0000_i1099" o:spt="75" type="#_x0000_t75" style="height:17.55pt;width:15.05pt;" o:ole="t" filled="f" o:preferrelative="t" stroked="f" coordsize="21600,21600">
              <v:path/>
              <v:fill on="f" focussize="0,0"/>
              <v:stroke on="f" joinstyle="miter"/>
              <v:imagedata r:id="rId180" o:title=""/>
              <o:lock v:ext="edit" aspectratio="t"/>
              <w10:wrap type="none"/>
              <w10:anchorlock/>
            </v:shape>
            <o:OLEObject Type="Embed" ProgID="Equation.DSMT4" ShapeID="_x0000_i1099" DrawAspect="Content" ObjectID="_1468075799" r:id="rId179">
              <o:LockedField>false</o:LockedField>
            </o:OLEObject>
          </w:object>
        </w:r>
      </w:del>
      <w:del w:id="385" w:author="张瑞鹏" w:date="2026-06-18T14:10:48Z"/>
      <w:del w:id="386" w:author="张瑞鹏" w:date="2026-06-18T14:10:48Z">
        <w:r>
          <w:rPr>
            <w:rFonts w:ascii="Times New Roman" w:hAnsi="Times New Roman" w:eastAsia="宋体" w:cs="Arial"/>
            <w:sz w:val="24"/>
            <w:szCs w:val="24"/>
            <w:lang w:val="en-GB"/>
          </w:rPr>
          <w:delText>上的解</w:delText>
        </w:r>
      </w:del>
      <w:del w:id="387" w:author="张瑞鹏" w:date="2026-06-18T14:10:48Z"/>
      <w:del w:id="388" w:author="张瑞鹏" w:date="2026-06-18T14:10:48Z"/>
      <w:del w:id="389" w:author="张瑞鹏" w:date="2026-06-18T14:10:48Z"/>
      <w:del w:id="390" w:author="张瑞鹏" w:date="2026-06-18T14:10:48Z">
        <w:r>
          <w:rPr>
            <w:rFonts w:ascii="Times New Roman" w:hAnsi="Times New Roman" w:eastAsia="宋体" w:cs="Arial"/>
            <w:sz w:val="24"/>
            <w:szCs w:val="24"/>
            <w:lang w:val="en-GB"/>
          </w:rPr>
          <w:object>
            <v:shape id="_x0000_i1100"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100" DrawAspect="Content" ObjectID="_1468075800" r:id="rId181">
              <o:LockedField>false</o:LockedField>
            </o:OLEObject>
          </w:object>
        </w:r>
      </w:del>
      <w:del w:id="392" w:author="张瑞鹏" w:date="2026-06-18T14:10:48Z"/>
      <w:del w:id="393" w:author="张瑞鹏" w:date="2026-06-18T14:10:48Z">
        <w:r>
          <w:rPr>
            <w:rFonts w:ascii="Times New Roman" w:hAnsi="Times New Roman" w:eastAsia="宋体" w:cs="Arial"/>
            <w:sz w:val="24"/>
            <w:szCs w:val="24"/>
            <w:lang w:val="en-GB"/>
          </w:rPr>
          <w:delText>可以通过如下边界积分式子表示：</w:delText>
        </w:r>
      </w:del>
    </w:p>
    <w:p w14:paraId="3DDD37B8">
      <w:pPr>
        <w:widowControl/>
        <w:spacing w:after="120" w:afterLines="50" w:line="360" w:lineRule="auto"/>
        <w:jc w:val="right"/>
        <w:rPr>
          <w:del w:id="394" w:author="张瑞鹏" w:date="2026-06-18T14:10:48Z"/>
          <w:rFonts w:ascii="Times New Roman" w:hAnsi="Times New Roman" w:eastAsia="宋体" w:cs="Arial"/>
          <w:sz w:val="24"/>
          <w:szCs w:val="24"/>
          <w:lang w:val="en-GB"/>
        </w:rPr>
      </w:pPr>
      <w:del w:id="395" w:author="张瑞鹏" w:date="2026-06-18T14:10:48Z"/>
      <w:del w:id="396" w:author="张瑞鹏" w:date="2026-06-18T14:10:48Z"/>
      <w:del w:id="397" w:author="张瑞鹏" w:date="2026-06-18T14:10:48Z"/>
      <w:del w:id="398" w:author="张瑞鹏" w:date="2026-06-18T14:10:48Z">
        <w:r>
          <w:rPr>
            <w:rFonts w:ascii="Times New Roman" w:hAnsi="Times New Roman" w:eastAsia="宋体" w:cs="Arial"/>
            <w:sz w:val="24"/>
            <w:szCs w:val="24"/>
            <w:lang w:val="en-GB"/>
          </w:rPr>
          <w:object>
            <v:shape id="_x0000_i1101" o:spt="75" type="#_x0000_t75" style="height:30.7pt;width:251.05pt;" o:ole="t" filled="f" o:preferrelative="t" stroked="f" coordsize="21600,21600">
              <v:path/>
              <v:fill on="f" focussize="0,0"/>
              <v:stroke on="f" joinstyle="miter"/>
              <v:imagedata r:id="rId183" o:title=""/>
              <o:lock v:ext="edit" aspectratio="t"/>
              <w10:wrap type="none"/>
              <w10:anchorlock/>
            </v:shape>
            <o:OLEObject Type="Embed" ProgID="Equation.DSMT4" ShapeID="_x0000_i1101" DrawAspect="Content" ObjectID="_1468075801" r:id="rId182">
              <o:LockedField>false</o:LockedField>
            </o:OLEObject>
          </w:object>
        </w:r>
      </w:del>
      <w:del w:id="400" w:author="张瑞鹏" w:date="2026-06-18T14:10:48Z"/>
      <w:del w:id="401" w:author="张瑞鹏" w:date="2026-06-18T14:10:48Z">
        <w:r>
          <w:rPr>
            <w:rFonts w:ascii="Times New Roman" w:hAnsi="Times New Roman" w:eastAsia="宋体" w:cs="Arial"/>
            <w:sz w:val="24"/>
            <w:szCs w:val="24"/>
            <w:lang w:val="en-GB"/>
          </w:rPr>
          <w:delText>,           (</w:delText>
        </w:r>
      </w:del>
      <w:del w:id="402" w:author="张瑞鹏" w:date="2026-06-18T14:10:48Z">
        <w:r>
          <w:rPr>
            <w:rFonts w:ascii="Times New Roman" w:hAnsi="Times New Roman" w:eastAsia="宋体" w:cs="Times New Roman"/>
            <w:sz w:val="24"/>
            <w:szCs w:val="24"/>
            <w:lang w:val="en-GB"/>
          </w:rPr>
          <w:delText>5</w:delText>
        </w:r>
      </w:del>
      <w:del w:id="403" w:author="张瑞鹏" w:date="2026-06-18T14:10:48Z">
        <w:r>
          <w:rPr>
            <w:rFonts w:ascii="Times New Roman" w:hAnsi="Times New Roman" w:eastAsia="宋体" w:cs="Arial"/>
            <w:sz w:val="24"/>
            <w:szCs w:val="24"/>
            <w:lang w:val="en-GB"/>
          </w:rPr>
          <w:delText>)</w:delText>
        </w:r>
      </w:del>
    </w:p>
    <w:p w14:paraId="6AAF710C">
      <w:pPr>
        <w:widowControl/>
        <w:spacing w:after="120" w:afterLines="50" w:line="360" w:lineRule="auto"/>
        <w:textAlignment w:val="center"/>
        <w:rPr>
          <w:del w:id="404" w:author="张瑞鹏" w:date="2026-06-18T14:10:48Z"/>
          <w:rFonts w:ascii="Times New Roman" w:hAnsi="Times New Roman" w:eastAsia="宋体" w:cs="Arial"/>
          <w:sz w:val="24"/>
          <w:szCs w:val="24"/>
          <w:lang w:val="en-GB"/>
        </w:rPr>
      </w:pPr>
      <w:del w:id="405" w:author="张瑞鹏" w:date="2026-06-18T14:10:48Z">
        <w:r>
          <w:rPr>
            <w:rFonts w:ascii="Times New Roman" w:hAnsi="Times New Roman" w:eastAsia="宋体" w:cs="Arial"/>
            <w:sz w:val="24"/>
            <w:szCs w:val="24"/>
            <w:lang w:val="en-GB"/>
          </w:rPr>
          <w:delText>式中，</w:delText>
        </w:r>
      </w:del>
      <w:del w:id="406" w:author="张瑞鹏" w:date="2026-06-18T14:10:48Z"/>
      <w:del w:id="407" w:author="张瑞鹏" w:date="2026-06-18T14:10:48Z"/>
      <w:del w:id="408" w:author="张瑞鹏" w:date="2026-06-18T14:10:48Z"/>
      <w:del w:id="409" w:author="张瑞鹏" w:date="2026-06-18T14:10:48Z">
        <w:r>
          <w:rPr>
            <w:rFonts w:ascii="Times New Roman" w:hAnsi="Times New Roman" w:eastAsia="宋体" w:cs="Arial"/>
            <w:sz w:val="24"/>
            <w:szCs w:val="24"/>
            <w:lang w:val="en-GB"/>
          </w:rPr>
          <w:object>
            <v:shape id="_x0000_i1102" o:spt="75" type="#_x0000_t75" style="height:15.65pt;width:38.2pt;" o:ole="t" filled="f" o:preferrelative="t" stroked="f" coordsize="21600,21600">
              <v:path/>
              <v:fill on="f" focussize="0,0"/>
              <v:stroke on="f" joinstyle="miter"/>
              <v:imagedata r:id="rId185" o:title=""/>
              <o:lock v:ext="edit" aspectratio="t"/>
              <w10:wrap type="none"/>
              <w10:anchorlock/>
            </v:shape>
            <o:OLEObject Type="Embed" ProgID="Equation.DSMT4" ShapeID="_x0000_i1102" DrawAspect="Content" ObjectID="_1468075802" r:id="rId184">
              <o:LockedField>false</o:LockedField>
            </o:OLEObject>
          </w:object>
        </w:r>
      </w:del>
      <w:del w:id="411" w:author="张瑞鹏" w:date="2026-06-18T14:10:48Z"/>
      <w:del w:id="412" w:author="张瑞鹏" w:date="2026-06-18T14:10:48Z">
        <w:r>
          <w:rPr>
            <w:rFonts w:ascii="Times New Roman" w:hAnsi="Times New Roman" w:eastAsia="宋体" w:cs="Arial"/>
            <w:sz w:val="24"/>
            <w:szCs w:val="24"/>
            <w:lang w:val="en-GB"/>
          </w:rPr>
          <w:delText>，</w:delText>
        </w:r>
      </w:del>
      <w:del w:id="413" w:author="张瑞鹏" w:date="2026-06-18T14:10:48Z"/>
      <w:del w:id="414" w:author="张瑞鹏" w:date="2026-06-18T14:10:48Z"/>
      <w:del w:id="415" w:author="张瑞鹏" w:date="2026-06-18T14:10:48Z"/>
      <w:del w:id="416" w:author="张瑞鹏" w:date="2026-06-18T14:10:48Z">
        <w:r>
          <w:rPr>
            <w:rFonts w:ascii="Times New Roman" w:hAnsi="Times New Roman" w:eastAsia="宋体" w:cs="Arial"/>
            <w:sz w:val="24"/>
            <w:szCs w:val="24"/>
            <w:lang w:val="en-GB"/>
          </w:rPr>
          <w:object>
            <v:shape id="_x0000_i1103" o:spt="75" type="#_x0000_t75" style="height:18.15pt;width:18.8pt;" o:ole="t" filled="f" o:preferrelative="t" stroked="f" coordsize="21600,21600">
              <v:path/>
              <v:fill on="f" focussize="0,0"/>
              <v:stroke on="f" joinstyle="miter"/>
              <v:imagedata r:id="rId187" o:title=""/>
              <o:lock v:ext="edit" aspectratio="t"/>
              <w10:wrap type="none"/>
              <w10:anchorlock/>
            </v:shape>
            <o:OLEObject Type="Embed" ProgID="Equation.DSMT4" ShapeID="_x0000_i1103" DrawAspect="Content" ObjectID="_1468075803" r:id="rId186">
              <o:LockedField>false</o:LockedField>
            </o:OLEObject>
          </w:object>
        </w:r>
      </w:del>
      <w:del w:id="418" w:author="张瑞鹏" w:date="2026-06-18T14:10:48Z"/>
      <w:del w:id="419" w:author="张瑞鹏" w:date="2026-06-18T14:10:48Z">
        <w:r>
          <w:rPr>
            <w:rFonts w:ascii="Times New Roman" w:hAnsi="Times New Roman" w:eastAsia="宋体" w:cs="Arial"/>
            <w:sz w:val="24"/>
            <w:szCs w:val="24"/>
            <w:lang w:val="en-GB"/>
          </w:rPr>
          <w:delText>表示点</w:delText>
        </w:r>
      </w:del>
      <w:del w:id="420" w:author="张瑞鹏" w:date="2026-06-18T14:10:48Z"/>
      <w:del w:id="421" w:author="张瑞鹏" w:date="2026-06-18T14:10:48Z"/>
      <w:del w:id="422" w:author="张瑞鹏" w:date="2026-06-18T14:10:48Z"/>
      <w:del w:id="423" w:author="张瑞鹏" w:date="2026-06-18T14:10:48Z">
        <w:r>
          <w:rPr>
            <w:rFonts w:ascii="Times New Roman" w:hAnsi="Times New Roman" w:eastAsia="宋体" w:cs="Arial"/>
            <w:sz w:val="24"/>
            <w:szCs w:val="24"/>
            <w:lang w:val="en-GB"/>
          </w:rPr>
          <w:object>
            <v:shape id="_x0000_i1104" o:spt="75" type="#_x0000_t75" style="height:12.5pt;width:11.9pt;" o:ole="t" filled="f" o:preferrelative="t" stroked="f" coordsize="21600,21600">
              <v:path/>
              <v:fill on="f" focussize="0,0"/>
              <v:stroke on="f" joinstyle="miter"/>
              <v:imagedata r:id="rId189" o:title=""/>
              <o:lock v:ext="edit" aspectratio="t"/>
              <w10:wrap type="none"/>
              <w10:anchorlock/>
            </v:shape>
            <o:OLEObject Type="Embed" ProgID="Equation.DSMT4" ShapeID="_x0000_i1104" DrawAspect="Content" ObjectID="_1468075804" r:id="rId188">
              <o:LockedField>false</o:LockedField>
            </o:OLEObject>
          </w:object>
        </w:r>
      </w:del>
      <w:del w:id="425" w:author="张瑞鹏" w:date="2026-06-18T14:10:48Z"/>
      <w:del w:id="426" w:author="张瑞鹏" w:date="2026-06-18T14:10:48Z">
        <w:r>
          <w:rPr>
            <w:rFonts w:ascii="Times New Roman" w:hAnsi="Times New Roman" w:eastAsia="宋体" w:cs="Arial"/>
            <w:sz w:val="24"/>
            <w:szCs w:val="24"/>
            <w:lang w:val="en-GB"/>
          </w:rPr>
          <w:delText>附近的小面片面积，</w:delText>
        </w:r>
      </w:del>
      <w:del w:id="427" w:author="张瑞鹏" w:date="2026-06-18T14:10:48Z"/>
      <w:del w:id="428" w:author="张瑞鹏" w:date="2026-06-18T14:10:48Z"/>
      <w:del w:id="429" w:author="张瑞鹏" w:date="2026-06-18T14:10:48Z"/>
      <w:del w:id="430" w:author="张瑞鹏" w:date="2026-06-18T14:10:48Z">
        <w:r>
          <w:rPr>
            <w:rFonts w:ascii="Times New Roman" w:hAnsi="Times New Roman" w:eastAsia="宋体" w:cs="Arial"/>
            <w:sz w:val="24"/>
            <w:szCs w:val="24"/>
            <w:lang w:val="en-GB"/>
          </w:rPr>
          <w:object>
            <v:shape id="_x0000_i1105" o:spt="75" type="#_x0000_t75" style="height:10pt;width:10pt;" o:ole="t" filled="f" o:preferrelative="t" stroked="f" coordsize="21600,21600">
              <v:path/>
              <v:fill on="f" focussize="0,0"/>
              <v:stroke on="f" joinstyle="miter"/>
              <v:imagedata r:id="rId139" o:title=""/>
              <o:lock v:ext="edit" aspectratio="t"/>
              <w10:wrap type="none"/>
              <w10:anchorlock/>
            </v:shape>
            <o:OLEObject Type="Embed" ProgID="Equation.DSMT4" ShapeID="_x0000_i1105" DrawAspect="Content" ObjectID="_1468075805" r:id="rId190">
              <o:LockedField>false</o:LockedField>
            </o:OLEObject>
          </w:object>
        </w:r>
      </w:del>
      <w:del w:id="432" w:author="张瑞鹏" w:date="2026-06-18T14:10:48Z"/>
      <w:del w:id="433" w:author="张瑞鹏" w:date="2026-06-18T14:10:48Z">
        <w:r>
          <w:rPr>
            <w:rFonts w:ascii="Times New Roman" w:hAnsi="Times New Roman" w:eastAsia="宋体" w:cs="Arial"/>
            <w:sz w:val="24"/>
            <w:szCs w:val="24"/>
            <w:lang w:val="en-GB"/>
          </w:rPr>
          <w:delText>是点</w:delText>
        </w:r>
      </w:del>
      <w:del w:id="434" w:author="张瑞鹏" w:date="2026-06-18T14:10:48Z"/>
      <w:del w:id="435" w:author="张瑞鹏" w:date="2026-06-18T14:10:48Z"/>
      <w:del w:id="436" w:author="张瑞鹏" w:date="2026-06-18T14:10:48Z"/>
      <w:del w:id="437" w:author="张瑞鹏" w:date="2026-06-18T14:10:48Z">
        <w:r>
          <w:rPr>
            <w:rFonts w:ascii="Times New Roman" w:hAnsi="Times New Roman" w:eastAsia="宋体" w:cs="Arial"/>
            <w:sz w:val="24"/>
            <w:szCs w:val="24"/>
            <w:lang w:val="en-GB"/>
          </w:rPr>
          <w:object>
            <v:shape id="_x0000_i1106" o:spt="75" type="#_x0000_t75" style="height:12.5pt;width:11.9pt;" o:ole="t" filled="f" o:preferrelative="t" stroked="f" coordsize="21600,21600">
              <v:path/>
              <v:fill on="f" focussize="0,0"/>
              <v:stroke on="f" joinstyle="miter"/>
              <v:imagedata r:id="rId189" o:title=""/>
              <o:lock v:ext="edit" aspectratio="t"/>
              <w10:wrap type="none"/>
              <w10:anchorlock/>
            </v:shape>
            <o:OLEObject Type="Embed" ProgID="Equation.DSMT4" ShapeID="_x0000_i1106" DrawAspect="Content" ObjectID="_1468075806" r:id="rId191">
              <o:LockedField>false</o:LockedField>
            </o:OLEObject>
          </w:object>
        </w:r>
      </w:del>
      <w:del w:id="439" w:author="张瑞鹏" w:date="2026-06-18T14:10:48Z"/>
      <w:del w:id="440" w:author="张瑞鹏" w:date="2026-06-18T14:10:48Z">
        <w:r>
          <w:rPr>
            <w:rFonts w:ascii="Times New Roman" w:hAnsi="Times New Roman" w:eastAsia="宋体" w:cs="Arial"/>
            <w:sz w:val="24"/>
            <w:szCs w:val="24"/>
            <w:lang w:val="en-GB"/>
          </w:rPr>
          <w:delText>朝区域</w:delText>
        </w:r>
      </w:del>
      <w:del w:id="441" w:author="张瑞鹏" w:date="2026-06-18T14:10:48Z">
        <w:r>
          <w:rPr>
            <w:rFonts w:ascii="Times New Roman" w:hAnsi="Times New Roman" w:eastAsia="宋体" w:cs="Times New Roman"/>
            <w:sz w:val="24"/>
            <w:szCs w:val="24"/>
            <w:lang w:val="en-GB"/>
          </w:rPr>
          <w:delText>Ω</w:delText>
        </w:r>
      </w:del>
      <w:del w:id="442" w:author="张瑞鹏" w:date="2026-06-18T14:10:48Z">
        <w:r>
          <w:rPr>
            <w:rFonts w:ascii="Times New Roman" w:hAnsi="Times New Roman" w:eastAsia="宋体" w:cs="Arial"/>
            <w:sz w:val="24"/>
            <w:szCs w:val="24"/>
            <w:lang w:val="en-GB"/>
          </w:rPr>
          <w:delText>外部的单位法向，并且有，</w:delText>
        </w:r>
      </w:del>
    </w:p>
    <w:p w14:paraId="6790C614">
      <w:pPr>
        <w:widowControl/>
        <w:spacing w:after="120" w:afterLines="50" w:line="360" w:lineRule="auto"/>
        <w:rPr>
          <w:del w:id="443" w:author="张瑞鹏" w:date="2026-06-18T14:10:48Z"/>
          <w:rFonts w:ascii="Times New Roman" w:hAnsi="Times New Roman" w:eastAsia="宋体" w:cs="Arial"/>
          <w:sz w:val="24"/>
          <w:szCs w:val="24"/>
          <w:lang w:val="en-GB"/>
        </w:rPr>
      </w:pPr>
      <w:del w:id="444" w:author="张瑞鹏" w:date="2026-06-18T14:10:48Z"/>
      <w:del w:id="445" w:author="张瑞鹏" w:date="2026-06-18T14:10:48Z"/>
      <w:del w:id="446" w:author="张瑞鹏" w:date="2026-06-18T14:10:48Z"/>
      <w:del w:id="447" w:author="张瑞鹏" w:date="2026-06-18T14:10:48Z">
        <w:r>
          <w:rPr>
            <w:rFonts w:ascii="Times New Roman" w:hAnsi="Times New Roman" w:eastAsia="宋体" w:cs="Arial"/>
            <w:sz w:val="24"/>
            <w:szCs w:val="24"/>
            <w:lang w:val="en-GB"/>
          </w:rPr>
          <w:object>
            <v:shape id="_x0000_i1107" o:spt="75" type="#_x0000_t75" style="height:68.25pt;width:200.95pt;" o:ole="t" filled="f" o:preferrelative="t" stroked="f" coordsize="21600,21600">
              <v:path/>
              <v:fill on="f" focussize="0,0"/>
              <v:stroke on="f" joinstyle="miter"/>
              <v:imagedata r:id="rId193" o:title=""/>
              <o:lock v:ext="edit" aspectratio="t"/>
              <w10:wrap type="none"/>
              <w10:anchorlock/>
            </v:shape>
            <o:OLEObject Type="Embed" ProgID="Equation.DSMT4" ShapeID="_x0000_i1107" DrawAspect="Content" ObjectID="_1468075807" r:id="rId192">
              <o:LockedField>false</o:LockedField>
            </o:OLEObject>
          </w:object>
        </w:r>
      </w:del>
      <w:del w:id="449" w:author="张瑞鹏" w:date="2026-06-18T14:10:48Z"/>
      <w:del w:id="450" w:author="张瑞鹏" w:date="2026-06-18T14:10:48Z">
        <w:r>
          <w:rPr>
            <w:rFonts w:ascii="Times New Roman" w:hAnsi="Times New Roman" w:eastAsia="宋体" w:cs="Arial"/>
            <w:sz w:val="24"/>
            <w:szCs w:val="24"/>
            <w:lang w:val="en-GB"/>
          </w:rPr>
          <w:delText>，</w:delText>
        </w:r>
      </w:del>
    </w:p>
    <w:p w14:paraId="380BDC9C">
      <w:pPr>
        <w:widowControl/>
        <w:spacing w:after="120" w:afterLines="50" w:line="360" w:lineRule="auto"/>
        <w:rPr>
          <w:del w:id="451" w:author="张瑞鹏" w:date="2026-06-18T14:10:48Z"/>
          <w:rFonts w:ascii="Times New Roman" w:hAnsi="Times New Roman" w:eastAsia="宋体" w:cs="Arial"/>
          <w:sz w:val="24"/>
          <w:szCs w:val="24"/>
          <w:lang w:val="en-GB"/>
        </w:rPr>
      </w:pPr>
      <w:del w:id="452" w:author="张瑞鹏" w:date="2026-06-18T14:10:48Z">
        <w:r>
          <w:rPr>
            <w:rFonts w:ascii="Times New Roman" w:hAnsi="Times New Roman" w:eastAsia="宋体" w:cs="Arial"/>
            <w:sz w:val="24"/>
            <w:szCs w:val="24"/>
            <w:lang w:val="en-GB"/>
          </w:rPr>
          <w:delText>是拉普拉斯方程的基本解。</w:delText>
        </w:r>
      </w:del>
    </w:p>
    <w:p w14:paraId="3A1B235D">
      <w:pPr>
        <w:widowControl/>
        <w:spacing w:after="120" w:afterLines="50" w:line="360" w:lineRule="auto"/>
        <w:ind w:firstLine="480" w:firstLineChars="200"/>
        <w:textAlignment w:val="center"/>
        <w:rPr>
          <w:del w:id="453" w:author="张瑞鹏" w:date="2026-06-18T14:10:48Z"/>
          <w:rFonts w:ascii="Times New Roman" w:hAnsi="Times New Roman" w:eastAsia="宋体" w:cs="Arial"/>
          <w:sz w:val="24"/>
          <w:szCs w:val="24"/>
          <w:lang w:val="en-GB"/>
        </w:rPr>
      </w:pPr>
      <w:del w:id="454" w:author="张瑞鹏" w:date="2026-06-18T14:10:48Z">
        <w:r>
          <w:rPr>
            <w:rFonts w:ascii="Times New Roman" w:hAnsi="Times New Roman" w:eastAsia="宋体" w:cs="Arial"/>
            <w:sz w:val="24"/>
            <w:szCs w:val="24"/>
            <w:lang w:val="en-GB"/>
          </w:rPr>
          <w:delText>公式</w:delText>
        </w:r>
      </w:del>
      <w:del w:id="455" w:author="张瑞鹏" w:date="2026-06-18T14:10:48Z">
        <w:r>
          <w:rPr>
            <w:rFonts w:ascii="Times New Roman" w:hAnsi="Times New Roman" w:eastAsia="宋体" w:cs="Times New Roman"/>
            <w:sz w:val="24"/>
            <w:szCs w:val="24"/>
            <w:lang w:val="en-GB"/>
          </w:rPr>
          <w:delText>5</w:delText>
        </w:r>
      </w:del>
      <w:del w:id="456" w:author="张瑞鹏" w:date="2026-06-18T14:10:48Z">
        <w:r>
          <w:rPr>
            <w:rFonts w:ascii="Times New Roman" w:hAnsi="Times New Roman" w:eastAsia="宋体" w:cs="Arial"/>
            <w:sz w:val="24"/>
            <w:szCs w:val="24"/>
            <w:lang w:val="en-GB"/>
          </w:rPr>
          <w:delText>的求解依赖于</w:delText>
        </w:r>
      </w:del>
      <w:del w:id="457" w:author="张瑞鹏" w:date="2026-06-18T14:10:48Z"/>
      <w:del w:id="458" w:author="张瑞鹏" w:date="2026-06-18T14:10:48Z"/>
      <w:del w:id="459" w:author="张瑞鹏" w:date="2026-06-18T14:10:48Z"/>
      <w:del w:id="460" w:author="张瑞鹏" w:date="2026-06-18T14:10:48Z">
        <w:r>
          <w:rPr>
            <w:rFonts w:ascii="Times New Roman" w:hAnsi="Times New Roman" w:eastAsia="宋体" w:cs="Arial"/>
            <w:sz w:val="24"/>
            <w:szCs w:val="24"/>
            <w:lang w:val="en-GB"/>
          </w:rPr>
          <w:object>
            <v:shape id="_x0000_i1108"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108" DrawAspect="Content" ObjectID="_1468075808" r:id="rId194">
              <o:LockedField>false</o:LockedField>
            </o:OLEObject>
          </w:object>
        </w:r>
      </w:del>
      <w:del w:id="462" w:author="张瑞鹏" w:date="2026-06-18T14:10:48Z"/>
      <w:del w:id="463" w:author="张瑞鹏" w:date="2026-06-18T14:10:48Z">
        <w:r>
          <w:rPr>
            <w:rFonts w:ascii="Times New Roman" w:hAnsi="Times New Roman" w:eastAsia="宋体" w:cs="Arial"/>
            <w:sz w:val="24"/>
            <w:szCs w:val="24"/>
            <w:lang w:val="en-GB"/>
          </w:rPr>
          <w:delText>和</w:delText>
        </w:r>
      </w:del>
      <w:del w:id="464" w:author="张瑞鹏" w:date="2026-06-18T14:10:48Z"/>
      <w:del w:id="465" w:author="张瑞鹏" w:date="2026-06-18T14:10:48Z"/>
      <w:del w:id="466" w:author="张瑞鹏" w:date="2026-06-18T14:10:48Z"/>
      <w:del w:id="467" w:author="张瑞鹏" w:date="2026-06-18T14:10:48Z">
        <w:r>
          <w:rPr>
            <w:rFonts w:ascii="Times New Roman" w:hAnsi="Times New Roman" w:eastAsia="宋体" w:cs="Arial"/>
            <w:sz w:val="24"/>
            <w:szCs w:val="24"/>
            <w:lang w:val="en-GB"/>
          </w:rPr>
          <w:object>
            <v:shape id="_x0000_i1109" o:spt="75" type="#_x0000_t75" style="height:18.15pt;width:56.95pt;" o:ole="t" filled="f" o:preferrelative="t" stroked="f" coordsize="21600,21600">
              <v:path/>
              <v:fill on="f" focussize="0,0"/>
              <v:stroke on="f" joinstyle="miter"/>
              <v:imagedata r:id="rId196" o:title=""/>
              <o:lock v:ext="edit" aspectratio="t"/>
              <w10:wrap type="none"/>
              <w10:anchorlock/>
            </v:shape>
            <o:OLEObject Type="Embed" ProgID="Equation.DSMT4" ShapeID="_x0000_i1109" DrawAspect="Content" ObjectID="_1468075809" r:id="rId195">
              <o:LockedField>false</o:LockedField>
            </o:OLEObject>
          </w:object>
        </w:r>
      </w:del>
      <w:del w:id="469" w:author="张瑞鹏" w:date="2026-06-18T14:10:48Z"/>
      <w:del w:id="470" w:author="张瑞鹏" w:date="2026-06-18T14:10:48Z">
        <w:r>
          <w:rPr>
            <w:rFonts w:ascii="Times New Roman" w:hAnsi="Times New Roman" w:eastAsia="宋体" w:cs="Arial"/>
            <w:sz w:val="24"/>
            <w:szCs w:val="24"/>
            <w:lang w:val="en-GB"/>
          </w:rPr>
          <w:delText>的值。从公式</w:delText>
        </w:r>
      </w:del>
      <w:del w:id="471" w:author="张瑞鹏" w:date="2026-06-18T14:10:48Z">
        <w:r>
          <w:rPr>
            <w:rFonts w:ascii="Times New Roman" w:hAnsi="Times New Roman" w:eastAsia="宋体" w:cs="Times New Roman"/>
            <w:sz w:val="24"/>
            <w:szCs w:val="24"/>
            <w:lang w:val="en-GB"/>
          </w:rPr>
          <w:delText>4</w:delText>
        </w:r>
      </w:del>
      <w:del w:id="472" w:author="张瑞鹏" w:date="2026-06-18T14:10:48Z">
        <w:r>
          <w:rPr>
            <w:rFonts w:ascii="Times New Roman" w:hAnsi="Times New Roman" w:eastAsia="宋体" w:cs="Arial"/>
            <w:sz w:val="24"/>
            <w:szCs w:val="24"/>
            <w:lang w:val="en-GB"/>
          </w:rPr>
          <w:delText>我们可以看出，对于位于</w:delText>
        </w:r>
      </w:del>
      <w:del w:id="473" w:author="张瑞鹏" w:date="2026-06-18T14:10:48Z"/>
      <w:del w:id="474" w:author="张瑞鹏" w:date="2026-06-18T14:10:48Z"/>
      <w:del w:id="475" w:author="张瑞鹏" w:date="2026-06-18T14:10:48Z"/>
      <w:del w:id="476" w:author="张瑞鹏" w:date="2026-06-18T14:10:48Z">
        <w:r>
          <w:rPr>
            <w:rFonts w:ascii="Times New Roman" w:hAnsi="Times New Roman" w:eastAsia="宋体" w:cs="Arial"/>
            <w:sz w:val="24"/>
            <w:szCs w:val="24"/>
            <w:lang w:val="en-GB"/>
          </w:rPr>
          <w:object>
            <v:shape id="_x0000_i1110" o:spt="75" type="#_x0000_t75" style="height:14.4pt;width:18.8pt;" o:ole="t" filled="f" o:preferrelative="t" stroked="f" coordsize="21600,21600">
              <v:path/>
              <v:fill on="f" focussize="0,0"/>
              <v:stroke on="f" joinstyle="miter"/>
              <v:imagedata r:id="rId198" o:title=""/>
              <o:lock v:ext="edit" aspectratio="t"/>
              <w10:wrap type="none"/>
              <w10:anchorlock/>
            </v:shape>
            <o:OLEObject Type="Embed" ProgID="Equation.DSMT4" ShapeID="_x0000_i1110" DrawAspect="Content" ObjectID="_1468075810" r:id="rId197">
              <o:LockedField>false</o:LockedField>
            </o:OLEObject>
          </w:object>
        </w:r>
      </w:del>
      <w:del w:id="478" w:author="张瑞鹏" w:date="2026-06-18T14:10:48Z"/>
      <w:del w:id="479" w:author="张瑞鹏" w:date="2026-06-18T14:10:48Z">
        <w:r>
          <w:rPr>
            <w:rFonts w:ascii="Times New Roman" w:hAnsi="Times New Roman" w:eastAsia="宋体" w:cs="Arial"/>
            <w:sz w:val="24"/>
            <w:szCs w:val="24"/>
            <w:lang w:val="en-GB"/>
          </w:rPr>
          <w:delText>上的点，并非</w:delText>
        </w:r>
      </w:del>
      <w:del w:id="480" w:author="张瑞鹏" w:date="2026-06-18T14:10:48Z"/>
      <w:del w:id="481" w:author="张瑞鹏" w:date="2026-06-18T14:10:48Z"/>
      <w:del w:id="482" w:author="张瑞鹏" w:date="2026-06-18T14:10:48Z"/>
      <w:del w:id="483" w:author="张瑞鹏" w:date="2026-06-18T14:10:48Z">
        <w:r>
          <w:rPr>
            <w:rFonts w:ascii="Times New Roman" w:hAnsi="Times New Roman" w:eastAsia="宋体" w:cs="Arial"/>
            <w:sz w:val="24"/>
            <w:szCs w:val="24"/>
            <w:lang w:val="en-GB"/>
          </w:rPr>
          <w:object>
            <v:shape id="_x0000_i1111"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99">
              <o:LockedField>false</o:LockedField>
            </o:OLEObject>
          </w:object>
        </w:r>
      </w:del>
      <w:del w:id="485" w:author="张瑞鹏" w:date="2026-06-18T14:10:48Z"/>
      <w:del w:id="486" w:author="张瑞鹏" w:date="2026-06-18T14:10:48Z">
        <w:r>
          <w:rPr>
            <w:rFonts w:ascii="Times New Roman" w:hAnsi="Times New Roman" w:eastAsia="宋体" w:cs="Arial"/>
            <w:sz w:val="24"/>
            <w:szCs w:val="24"/>
            <w:lang w:val="en-GB"/>
          </w:rPr>
          <w:delText>和</w:delText>
        </w:r>
      </w:del>
      <w:del w:id="487" w:author="张瑞鹏" w:date="2026-06-18T14:10:48Z"/>
      <w:del w:id="488" w:author="张瑞鹏" w:date="2026-06-18T14:10:48Z"/>
      <w:del w:id="489" w:author="张瑞鹏" w:date="2026-06-18T14:10:48Z"/>
      <w:del w:id="490" w:author="张瑞鹏" w:date="2026-06-18T14:10:48Z">
        <w:r>
          <w:rPr>
            <w:rFonts w:ascii="Times New Roman" w:hAnsi="Times New Roman" w:eastAsia="宋体" w:cs="Arial"/>
            <w:sz w:val="24"/>
            <w:szCs w:val="24"/>
            <w:lang w:val="en-GB"/>
          </w:rPr>
          <w:object>
            <v:shape id="_x0000_i1112" o:spt="75" type="#_x0000_t75" style="height:18.15pt;width:56.95pt;" o:ole="t" filled="f" o:preferrelative="t" stroked="f" coordsize="21600,21600">
              <v:path/>
              <v:fill on="f" focussize="0,0"/>
              <v:stroke on="f" joinstyle="miter"/>
              <v:imagedata r:id="rId196" o:title=""/>
              <o:lock v:ext="edit" aspectratio="t"/>
              <w10:wrap type="none"/>
              <w10:anchorlock/>
            </v:shape>
            <o:OLEObject Type="Embed" ProgID="Equation.DSMT4" ShapeID="_x0000_i1112" DrawAspect="Content" ObjectID="_1468075812" r:id="rId200">
              <o:LockedField>false</o:LockedField>
            </o:OLEObject>
          </w:object>
        </w:r>
      </w:del>
      <w:del w:id="492" w:author="张瑞鹏" w:date="2026-06-18T14:10:48Z"/>
      <w:del w:id="493" w:author="张瑞鹏" w:date="2026-06-18T14:10:48Z">
        <w:r>
          <w:rPr>
            <w:rFonts w:ascii="Times New Roman" w:hAnsi="Times New Roman" w:eastAsia="宋体" w:cs="Arial"/>
            <w:sz w:val="24"/>
            <w:szCs w:val="24"/>
            <w:lang w:val="en-GB"/>
          </w:rPr>
          <w:delText>值都是已知的，实际上只有两者之一的值是已知的。因此，需要再引入一个将</w:delText>
        </w:r>
      </w:del>
      <w:del w:id="494" w:author="张瑞鹏" w:date="2026-06-18T14:10:48Z"/>
      <w:del w:id="495" w:author="张瑞鹏" w:date="2026-06-18T14:10:48Z"/>
      <w:del w:id="496" w:author="张瑞鹏" w:date="2026-06-18T14:10:48Z"/>
      <w:del w:id="497" w:author="张瑞鹏" w:date="2026-06-18T14:10:48Z">
        <w:r>
          <w:rPr>
            <w:rFonts w:ascii="Times New Roman" w:hAnsi="Times New Roman" w:eastAsia="宋体" w:cs="Arial"/>
            <w:sz w:val="24"/>
            <w:szCs w:val="24"/>
            <w:lang w:val="en-GB"/>
          </w:rPr>
          <w:object>
            <v:shape id="_x0000_i1113"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201">
              <o:LockedField>false</o:LockedField>
            </o:OLEObject>
          </w:object>
        </w:r>
      </w:del>
      <w:del w:id="499" w:author="张瑞鹏" w:date="2026-06-18T14:10:48Z"/>
      <w:del w:id="500" w:author="张瑞鹏" w:date="2026-06-18T14:10:48Z">
        <w:r>
          <w:rPr>
            <w:rFonts w:ascii="Times New Roman" w:hAnsi="Times New Roman" w:eastAsia="宋体" w:cs="Arial"/>
            <w:sz w:val="24"/>
            <w:szCs w:val="24"/>
            <w:lang w:val="en-GB"/>
          </w:rPr>
          <w:delText>和</w:delText>
        </w:r>
      </w:del>
      <w:del w:id="501" w:author="张瑞鹏" w:date="2026-06-18T14:10:48Z"/>
      <w:del w:id="502" w:author="张瑞鹏" w:date="2026-06-18T14:10:48Z"/>
      <w:del w:id="503" w:author="张瑞鹏" w:date="2026-06-18T14:10:48Z"/>
      <w:del w:id="504" w:author="张瑞鹏" w:date="2026-06-18T14:10:48Z">
        <w:r>
          <w:rPr>
            <w:rFonts w:ascii="Times New Roman" w:hAnsi="Times New Roman" w:eastAsia="宋体" w:cs="Arial"/>
            <w:sz w:val="24"/>
            <w:szCs w:val="24"/>
            <w:lang w:val="en-GB"/>
          </w:rPr>
          <w:object>
            <v:shape id="_x0000_i1114" o:spt="75" type="#_x0000_t75" style="height:18.15pt;width:56.95pt;" o:ole="t" filled="f" o:preferrelative="t" stroked="f" coordsize="21600,21600">
              <v:path/>
              <v:fill on="f" focussize="0,0"/>
              <v:stroke on="f" joinstyle="miter"/>
              <v:imagedata r:id="rId196" o:title=""/>
              <o:lock v:ext="edit" aspectratio="t"/>
              <w10:wrap type="none"/>
              <w10:anchorlock/>
            </v:shape>
            <o:OLEObject Type="Embed" ProgID="Equation.DSMT4" ShapeID="_x0000_i1114" DrawAspect="Content" ObjectID="_1468075814" r:id="rId202">
              <o:LockedField>false</o:LockedField>
            </o:OLEObject>
          </w:object>
        </w:r>
      </w:del>
      <w:del w:id="506" w:author="张瑞鹏" w:date="2026-06-18T14:10:48Z"/>
      <w:del w:id="507" w:author="张瑞鹏" w:date="2026-06-18T14:10:48Z">
        <w:r>
          <w:rPr>
            <w:rFonts w:ascii="Times New Roman" w:hAnsi="Times New Roman" w:eastAsia="宋体" w:cs="Arial"/>
            <w:sz w:val="24"/>
            <w:szCs w:val="24"/>
            <w:lang w:val="en-GB"/>
          </w:rPr>
          <w:delText>关联起来的式子：</w:delText>
        </w:r>
      </w:del>
    </w:p>
    <w:p w14:paraId="3E2886B2">
      <w:pPr>
        <w:widowControl/>
        <w:spacing w:after="120" w:afterLines="50" w:line="360" w:lineRule="auto"/>
        <w:jc w:val="right"/>
        <w:rPr>
          <w:del w:id="508" w:author="张瑞鹏" w:date="2026-06-18T14:10:48Z"/>
          <w:rFonts w:ascii="Times New Roman" w:hAnsi="Times New Roman" w:eastAsia="宋体" w:cs="Arial"/>
          <w:sz w:val="24"/>
          <w:szCs w:val="24"/>
          <w:lang w:val="en-GB"/>
        </w:rPr>
      </w:pPr>
      <w:del w:id="509" w:author="张瑞鹏" w:date="2026-06-18T14:10:48Z"/>
      <w:del w:id="510" w:author="张瑞鹏" w:date="2026-06-18T14:10:48Z"/>
      <w:del w:id="511" w:author="张瑞鹏" w:date="2026-06-18T14:10:48Z"/>
      <w:del w:id="512" w:author="张瑞鹏" w:date="2026-06-18T14:10:48Z">
        <w:r>
          <w:rPr>
            <w:rFonts w:ascii="Times New Roman" w:hAnsi="Times New Roman" w:eastAsia="宋体" w:cs="Arial"/>
            <w:sz w:val="24"/>
            <w:szCs w:val="24"/>
            <w:lang w:val="en-GB"/>
          </w:rPr>
          <w:object>
            <v:shape id="_x0000_i1115" o:spt="75" type="#_x0000_t75" style="height:30.7pt;width:273.6pt;" o:ole="t" filled="f" o:preferrelative="t" stroked="f" coordsize="21600,21600">
              <v:path/>
              <v:fill on="f" focussize="0,0"/>
              <v:stroke on="f" joinstyle="miter"/>
              <v:imagedata r:id="rId204" o:title=""/>
              <o:lock v:ext="edit" aspectratio="t"/>
              <w10:wrap type="none"/>
              <w10:anchorlock/>
            </v:shape>
            <o:OLEObject Type="Embed" ProgID="Equation.DSMT4" ShapeID="_x0000_i1115" DrawAspect="Content" ObjectID="_1468075815" r:id="rId203">
              <o:LockedField>false</o:LockedField>
            </o:OLEObject>
          </w:object>
        </w:r>
      </w:del>
      <w:del w:id="514" w:author="张瑞鹏" w:date="2026-06-18T14:10:48Z"/>
      <w:del w:id="515" w:author="张瑞鹏" w:date="2026-06-18T14:10:48Z">
        <w:r>
          <w:rPr>
            <w:rFonts w:ascii="Times New Roman" w:hAnsi="Times New Roman" w:eastAsia="宋体" w:cs="Arial"/>
            <w:sz w:val="24"/>
            <w:szCs w:val="24"/>
            <w:lang w:val="en-GB"/>
          </w:rPr>
          <w:delText>.        (</w:delText>
        </w:r>
      </w:del>
      <w:del w:id="516" w:author="张瑞鹏" w:date="2026-06-18T14:10:48Z">
        <w:r>
          <w:rPr>
            <w:rFonts w:ascii="Times New Roman" w:hAnsi="Times New Roman" w:eastAsia="宋体" w:cs="Times New Roman"/>
            <w:sz w:val="24"/>
            <w:szCs w:val="24"/>
            <w:lang w:val="en-GB"/>
          </w:rPr>
          <w:delText>6</w:delText>
        </w:r>
      </w:del>
      <w:del w:id="517" w:author="张瑞鹏" w:date="2026-06-18T14:10:48Z">
        <w:r>
          <w:rPr>
            <w:rFonts w:ascii="Times New Roman" w:hAnsi="Times New Roman" w:eastAsia="宋体" w:cs="Arial"/>
            <w:sz w:val="24"/>
            <w:szCs w:val="24"/>
            <w:lang w:val="en-GB"/>
          </w:rPr>
          <w:delText>)</w:delText>
        </w:r>
      </w:del>
    </w:p>
    <w:p w14:paraId="33C42153">
      <w:pPr>
        <w:widowControl/>
        <w:spacing w:after="120" w:afterLines="50" w:line="360" w:lineRule="auto"/>
        <w:ind w:firstLine="480" w:firstLineChars="200"/>
        <w:rPr>
          <w:del w:id="518" w:author="张瑞鹏" w:date="2026-06-18T14:10:48Z"/>
          <w:rFonts w:ascii="Times New Roman" w:hAnsi="Times New Roman" w:eastAsia="宋体" w:cs="Arial"/>
          <w:sz w:val="24"/>
          <w:szCs w:val="24"/>
          <w:lang w:val="en-GB"/>
        </w:rPr>
      </w:pPr>
      <w:del w:id="519" w:author="张瑞鹏" w:date="2026-06-18T14:10:48Z">
        <w:r>
          <w:rPr>
            <w:rFonts w:ascii="Times New Roman" w:hAnsi="Times New Roman" w:eastAsia="宋体" w:cs="Arial"/>
            <w:sz w:val="24"/>
            <w:szCs w:val="24"/>
            <w:lang w:val="en-GB"/>
          </w:rPr>
          <w:delText>上式中，</w:delText>
        </w:r>
      </w:del>
      <w:del w:id="520" w:author="张瑞鹏" w:date="2026-06-18T14:10:48Z"/>
      <w:del w:id="521" w:author="张瑞鹏" w:date="2026-06-18T14:10:48Z"/>
      <w:del w:id="522" w:author="张瑞鹏" w:date="2026-06-18T14:10:48Z"/>
      <w:del w:id="523" w:author="张瑞鹏" w:date="2026-06-18T14:10:48Z">
        <w:r>
          <w:rPr>
            <w:rFonts w:ascii="Times New Roman" w:hAnsi="Times New Roman" w:eastAsia="宋体" w:cs="Arial"/>
            <w:sz w:val="24"/>
            <w:szCs w:val="24"/>
            <w:lang w:val="en-GB"/>
          </w:rPr>
          <w:object>
            <v:shape id="_x0000_i1116" o:spt="75" type="#_x0000_t75" style="height:17.55pt;width:14.4pt;" o:ole="t" filled="f" o:preferrelative="t" stroked="f" coordsize="21600,21600">
              <v:path/>
              <v:fill on="f" focussize="0,0"/>
              <v:stroke on="f" joinstyle="miter"/>
              <v:imagedata r:id="rId206" o:title=""/>
              <o:lock v:ext="edit" aspectratio="t"/>
              <w10:wrap type="none"/>
              <w10:anchorlock/>
            </v:shape>
            <o:OLEObject Type="Embed" ProgID="Equation.DSMT4" ShapeID="_x0000_i1116" DrawAspect="Content" ObjectID="_1468075816" r:id="rId205">
              <o:LockedField>false</o:LockedField>
            </o:OLEObject>
          </w:object>
        </w:r>
      </w:del>
      <w:del w:id="525" w:author="张瑞鹏" w:date="2026-06-18T14:10:48Z"/>
      <w:del w:id="526" w:author="张瑞鹏" w:date="2026-06-18T14:10:48Z">
        <w:r>
          <w:rPr>
            <w:rFonts w:ascii="Times New Roman" w:hAnsi="Times New Roman" w:eastAsia="宋体" w:cs="Arial"/>
            <w:sz w:val="24"/>
            <w:szCs w:val="24"/>
            <w:lang w:val="en-GB"/>
          </w:rPr>
          <w:delText>和</w:delText>
        </w:r>
      </w:del>
      <w:del w:id="527" w:author="张瑞鹏" w:date="2026-06-18T14:10:48Z"/>
      <w:del w:id="528" w:author="张瑞鹏" w:date="2026-06-18T14:10:48Z"/>
      <w:del w:id="529" w:author="张瑞鹏" w:date="2026-06-18T14:10:48Z"/>
      <w:del w:id="530" w:author="张瑞鹏" w:date="2026-06-18T14:10:48Z">
        <w:r>
          <w:rPr>
            <w:rFonts w:ascii="Times New Roman" w:hAnsi="Times New Roman" w:eastAsia="宋体" w:cs="Arial"/>
            <w:sz w:val="24"/>
            <w:szCs w:val="24"/>
            <w:lang w:val="en-GB"/>
          </w:rPr>
          <w:object>
            <v:shape id="_x0000_i1117" o:spt="75" type="#_x0000_t75" style="height:12.5pt;width:11.9pt;" o:ole="t" filled="f" o:preferrelative="t" stroked="f" coordsize="21600,21600">
              <v:path/>
              <v:fill on="f" focussize="0,0"/>
              <v:stroke on="f" joinstyle="miter"/>
              <v:imagedata r:id="rId189" o:title=""/>
              <o:lock v:ext="edit" aspectratio="t"/>
              <w10:wrap type="none"/>
              <w10:anchorlock/>
            </v:shape>
            <o:OLEObject Type="Embed" ProgID="Equation.DSMT4" ShapeID="_x0000_i1117" DrawAspect="Content" ObjectID="_1468075817" r:id="rId207">
              <o:LockedField>false</o:LockedField>
            </o:OLEObject>
          </w:object>
        </w:r>
      </w:del>
      <w:del w:id="532" w:author="张瑞鹏" w:date="2026-06-18T14:10:48Z"/>
      <w:del w:id="533" w:author="张瑞鹏" w:date="2026-06-18T14:10:48Z">
        <w:r>
          <w:rPr>
            <w:rFonts w:ascii="Times New Roman" w:hAnsi="Times New Roman" w:eastAsia="宋体" w:cs="Arial"/>
            <w:sz w:val="24"/>
            <w:szCs w:val="24"/>
            <w:lang w:val="en-GB"/>
          </w:rPr>
          <w:delText>都位于边界</w:delText>
        </w:r>
      </w:del>
      <w:del w:id="534" w:author="张瑞鹏" w:date="2026-06-18T14:10:48Z"/>
      <w:del w:id="535" w:author="张瑞鹏" w:date="2026-06-18T14:10:48Z"/>
      <w:del w:id="536" w:author="张瑞鹏" w:date="2026-06-18T14:10:48Z"/>
      <w:del w:id="537" w:author="张瑞鹏" w:date="2026-06-18T14:10:48Z">
        <w:r>
          <w:rPr>
            <w:rFonts w:ascii="Times New Roman" w:hAnsi="Times New Roman" w:eastAsia="宋体" w:cs="Arial"/>
            <w:sz w:val="24"/>
            <w:szCs w:val="24"/>
            <w:lang w:val="en-GB"/>
          </w:rPr>
          <w:object>
            <v:shape id="_x0000_i1118" o:spt="75" type="#_x0000_t75" style="height:14.4pt;width:18.8pt;" o:ole="t" filled="f" o:preferrelative="t" stroked="f" coordsize="21600,21600">
              <v:path/>
              <v:fill on="f" focussize="0,0"/>
              <v:stroke on="f" joinstyle="miter"/>
              <v:imagedata r:id="rId209" o:title=""/>
              <o:lock v:ext="edit" aspectratio="t"/>
              <w10:wrap type="none"/>
              <w10:anchorlock/>
            </v:shape>
            <o:OLEObject Type="Embed" ProgID="Equation.DSMT4" ShapeID="_x0000_i1118" DrawAspect="Content" ObjectID="_1468075818" r:id="rId208">
              <o:LockedField>false</o:LockedField>
            </o:OLEObject>
          </w:object>
        </w:r>
      </w:del>
      <w:del w:id="539" w:author="张瑞鹏" w:date="2026-06-18T14:10:48Z"/>
      <w:del w:id="540" w:author="张瑞鹏" w:date="2026-06-18T14:10:48Z">
        <w:r>
          <w:rPr>
            <w:rFonts w:ascii="Times New Roman" w:hAnsi="Times New Roman" w:eastAsia="宋体" w:cs="Arial"/>
            <w:sz w:val="24"/>
            <w:szCs w:val="24"/>
            <w:lang w:val="en-GB"/>
          </w:rPr>
          <w:delText>上，</w:delText>
        </w:r>
      </w:del>
      <w:del w:id="541" w:author="张瑞鹏" w:date="2026-06-18T14:10:48Z"/>
      <w:del w:id="542" w:author="张瑞鹏" w:date="2026-06-18T14:10:48Z"/>
      <w:del w:id="543" w:author="张瑞鹏" w:date="2026-06-18T14:10:48Z"/>
      <w:del w:id="544" w:author="张瑞鹏" w:date="2026-06-18T14:10:48Z">
        <w:r>
          <w:rPr>
            <w:rFonts w:ascii="Times New Roman" w:hAnsi="Times New Roman" w:eastAsia="宋体" w:cs="Arial"/>
            <w:sz w:val="24"/>
            <w:szCs w:val="24"/>
            <w:lang w:val="en-GB"/>
          </w:rPr>
          <w:object>
            <v:shape id="_x0000_i1119" o:spt="75" type="#_x0000_t75" style="height:18.15pt;width:30.05pt;" o:ole="t" filled="f" o:preferrelative="t" stroked="f" coordsize="21600,21600">
              <v:path/>
              <v:fill on="f" focussize="0,0"/>
              <v:stroke on="f" joinstyle="miter"/>
              <v:imagedata r:id="rId211" o:title=""/>
              <o:lock v:ext="edit" aspectratio="t"/>
              <w10:wrap type="none"/>
              <w10:anchorlock/>
            </v:shape>
            <o:OLEObject Type="Embed" ProgID="Equation.DSMT4" ShapeID="_x0000_i1119" DrawAspect="Content" ObjectID="_1468075819" r:id="rId210">
              <o:LockedField>false</o:LockedField>
            </o:OLEObject>
          </w:object>
        </w:r>
      </w:del>
      <w:del w:id="546" w:author="张瑞鹏" w:date="2026-06-18T14:10:48Z"/>
      <w:del w:id="547" w:author="张瑞鹏" w:date="2026-06-18T14:10:48Z">
        <w:r>
          <w:rPr>
            <w:rFonts w:ascii="Times New Roman" w:hAnsi="Times New Roman" w:eastAsia="宋体" w:cs="Arial"/>
            <w:sz w:val="24"/>
            <w:szCs w:val="24"/>
            <w:lang w:val="en-GB"/>
          </w:rPr>
          <w:delText>是一个因子，若点</w:delText>
        </w:r>
      </w:del>
      <w:del w:id="548" w:author="张瑞鹏" w:date="2026-06-18T14:10:48Z"/>
      <w:del w:id="549" w:author="张瑞鹏" w:date="2026-06-18T14:10:48Z"/>
      <w:del w:id="550" w:author="张瑞鹏" w:date="2026-06-18T14:10:48Z"/>
      <w:del w:id="551" w:author="张瑞鹏" w:date="2026-06-18T14:10:48Z">
        <w:r>
          <w:rPr>
            <w:rFonts w:ascii="Times New Roman" w:hAnsi="Times New Roman" w:eastAsia="宋体" w:cs="Arial"/>
            <w:sz w:val="24"/>
            <w:szCs w:val="24"/>
            <w:lang w:val="en-GB"/>
          </w:rPr>
          <w:object>
            <v:shape id="_x0000_i1120" o:spt="75" type="#_x0000_t75" style="height:17.55pt;width:14.4pt;" o:ole="t" filled="f" o:preferrelative="t" stroked="f" coordsize="21600,21600">
              <v:path/>
              <v:fill on="f" focussize="0,0"/>
              <v:stroke on="f" joinstyle="miter"/>
              <v:imagedata r:id="rId206" o:title=""/>
              <o:lock v:ext="edit" aspectratio="t"/>
              <w10:wrap type="none"/>
              <w10:anchorlock/>
            </v:shape>
            <o:OLEObject Type="Embed" ProgID="Equation.DSMT4" ShapeID="_x0000_i1120" DrawAspect="Content" ObjectID="_1468075820" r:id="rId212">
              <o:LockedField>false</o:LockedField>
            </o:OLEObject>
          </w:object>
        </w:r>
      </w:del>
      <w:del w:id="553" w:author="张瑞鹏" w:date="2026-06-18T14:10:48Z"/>
      <w:del w:id="554" w:author="张瑞鹏" w:date="2026-06-18T14:10:48Z">
        <w:r>
          <w:rPr>
            <w:rFonts w:ascii="Times New Roman" w:hAnsi="Times New Roman" w:eastAsia="宋体" w:cs="Arial"/>
            <w:sz w:val="24"/>
            <w:szCs w:val="24"/>
            <w:lang w:val="en-GB"/>
          </w:rPr>
          <w:delText>附近的边界是光滑的，则</w:delText>
        </w:r>
      </w:del>
      <w:del w:id="555" w:author="张瑞鹏" w:date="2026-06-18T14:10:48Z"/>
      <w:del w:id="556" w:author="张瑞鹏" w:date="2026-06-18T14:10:48Z"/>
      <w:del w:id="557" w:author="张瑞鹏" w:date="2026-06-18T14:10:48Z"/>
      <w:del w:id="558" w:author="张瑞鹏" w:date="2026-06-18T14:10:48Z">
        <w:r>
          <w:rPr>
            <w:rFonts w:ascii="Times New Roman" w:hAnsi="Times New Roman" w:eastAsia="宋体" w:cs="Arial"/>
            <w:sz w:val="24"/>
            <w:szCs w:val="24"/>
            <w:lang w:val="en-GB"/>
          </w:rPr>
          <w:object>
            <v:shape id="_x0000_i1121" o:spt="75" type="#_x0000_t75" style="height:18.15pt;width:30.05pt;" o:ole="t" filled="f" o:preferrelative="t" stroked="f" coordsize="21600,21600">
              <v:path/>
              <v:fill on="f" focussize="0,0"/>
              <v:stroke on="f" joinstyle="miter"/>
              <v:imagedata r:id="rId211" o:title=""/>
              <o:lock v:ext="edit" aspectratio="t"/>
              <w10:wrap type="none"/>
              <w10:anchorlock/>
            </v:shape>
            <o:OLEObject Type="Embed" ProgID="Equation.DSMT4" ShapeID="_x0000_i1121" DrawAspect="Content" ObjectID="_1468075821" r:id="rId213">
              <o:LockedField>false</o:LockedField>
            </o:OLEObject>
          </w:object>
        </w:r>
      </w:del>
      <w:del w:id="560" w:author="张瑞鹏" w:date="2026-06-18T14:10:48Z"/>
      <w:del w:id="561" w:author="张瑞鹏" w:date="2026-06-18T14:10:48Z">
        <w:r>
          <w:rPr>
            <w:rFonts w:ascii="Times New Roman" w:hAnsi="Times New Roman" w:eastAsia="宋体" w:cs="Arial"/>
            <w:sz w:val="24"/>
            <w:szCs w:val="24"/>
            <w:lang w:val="en-GB"/>
          </w:rPr>
          <w:delText>取值为</w:delText>
        </w:r>
      </w:del>
      <w:del w:id="562" w:author="张瑞鹏" w:date="2026-06-18T14:10:48Z">
        <w:r>
          <w:rPr>
            <w:rFonts w:ascii="Times New Roman" w:hAnsi="Times New Roman" w:eastAsia="宋体" w:cs="Times New Roman"/>
            <w:sz w:val="24"/>
            <w:szCs w:val="24"/>
            <w:lang w:val="en-GB"/>
          </w:rPr>
          <w:delText>1</w:delText>
        </w:r>
      </w:del>
      <w:del w:id="563" w:author="张瑞鹏" w:date="2026-06-18T14:10:48Z">
        <w:r>
          <w:rPr>
            <w:rFonts w:ascii="Times New Roman" w:hAnsi="Times New Roman" w:eastAsia="宋体" w:cs="Arial"/>
            <w:sz w:val="24"/>
            <w:szCs w:val="24"/>
            <w:lang w:val="en-GB"/>
          </w:rPr>
          <w:delText>/</w:delText>
        </w:r>
      </w:del>
      <w:del w:id="564" w:author="张瑞鹏" w:date="2026-06-18T14:10:48Z">
        <w:r>
          <w:rPr>
            <w:rFonts w:ascii="Times New Roman" w:hAnsi="Times New Roman" w:eastAsia="宋体" w:cs="Times New Roman"/>
            <w:sz w:val="24"/>
            <w:szCs w:val="24"/>
            <w:lang w:val="en-GB"/>
          </w:rPr>
          <w:delText>2</w:delText>
        </w:r>
      </w:del>
      <w:del w:id="565" w:author="张瑞鹏" w:date="2026-06-18T14:10:48Z">
        <w:r>
          <w:rPr>
            <w:rFonts w:ascii="Times New Roman" w:hAnsi="Times New Roman" w:eastAsia="宋体" w:cs="Arial"/>
            <w:sz w:val="24"/>
            <w:szCs w:val="24"/>
            <w:lang w:val="en-GB"/>
          </w:rPr>
          <w:delText>。</w:delText>
        </w:r>
      </w:del>
    </w:p>
    <w:p w14:paraId="063F2BA5">
      <w:pPr>
        <w:widowControl/>
        <w:spacing w:after="120" w:afterLines="50" w:line="360" w:lineRule="auto"/>
        <w:rPr>
          <w:del w:id="566" w:author="张瑞鹏" w:date="2026-06-18T14:10:48Z"/>
          <w:rFonts w:ascii="Times New Roman" w:hAnsi="Times New Roman" w:eastAsia="宋体" w:cs="Arial"/>
          <w:sz w:val="24"/>
          <w:szCs w:val="24"/>
          <w:lang w:val="en-GB"/>
        </w:rPr>
      </w:pPr>
      <w:del w:id="567" w:author="张瑞鹏" w:date="2026-06-18T14:10:48Z">
        <w:r>
          <w:rPr>
            <w:rFonts w:ascii="Times New Roman" w:hAnsi="Times New Roman" w:eastAsia="宋体" w:cs="Arial"/>
            <w:sz w:val="24"/>
            <w:szCs w:val="24"/>
            <w:lang w:val="en-GB"/>
          </w:rPr>
          <w:tab/>
        </w:r>
      </w:del>
      <w:del w:id="568" w:author="张瑞鹏" w:date="2026-06-18T14:10:48Z">
        <w:r>
          <w:rPr>
            <w:rFonts w:ascii="Times New Roman" w:hAnsi="Times New Roman" w:eastAsia="宋体" w:cs="Arial"/>
            <w:sz w:val="24"/>
            <w:szCs w:val="24"/>
            <w:lang w:val="en-GB"/>
          </w:rPr>
          <w:delText>假设边界</w:delText>
        </w:r>
      </w:del>
      <w:del w:id="569" w:author="张瑞鹏" w:date="2026-06-18T14:10:48Z"/>
      <w:del w:id="570" w:author="张瑞鹏" w:date="2026-06-18T14:10:48Z"/>
      <w:del w:id="571" w:author="张瑞鹏" w:date="2026-06-18T14:10:48Z"/>
      <w:del w:id="572" w:author="张瑞鹏" w:date="2026-06-18T14:10:48Z">
        <w:r>
          <w:rPr>
            <w:rFonts w:ascii="Times New Roman" w:hAnsi="Times New Roman" w:eastAsia="宋体" w:cs="Arial"/>
            <w:sz w:val="24"/>
            <w:szCs w:val="24"/>
            <w:lang w:val="en-GB"/>
          </w:rPr>
          <w:object>
            <v:shape id="_x0000_i1122" o:spt="75" type="#_x0000_t75" style="height:14.4pt;width:18.8pt;" o:ole="t" filled="f" o:preferrelative="t" stroked="f" coordsize="21600,21600">
              <v:path/>
              <v:fill on="f" focussize="0,0"/>
              <v:stroke on="f" joinstyle="miter"/>
              <v:imagedata r:id="rId117" o:title=""/>
              <o:lock v:ext="edit" aspectratio="t"/>
              <w10:wrap type="none"/>
              <w10:anchorlock/>
            </v:shape>
            <o:OLEObject Type="Embed" ProgID="Equation.DSMT4" ShapeID="_x0000_i1122" DrawAspect="Content" ObjectID="_1468075822" r:id="rId214">
              <o:LockedField>false</o:LockedField>
            </o:OLEObject>
          </w:object>
        </w:r>
      </w:del>
      <w:del w:id="574" w:author="张瑞鹏" w:date="2026-06-18T14:10:48Z"/>
      <w:del w:id="575" w:author="张瑞鹏" w:date="2026-06-18T14:10:48Z">
        <w:r>
          <w:rPr>
            <w:rFonts w:ascii="Times New Roman" w:hAnsi="Times New Roman" w:eastAsia="宋体" w:cs="Arial"/>
            <w:sz w:val="24"/>
            <w:szCs w:val="24"/>
            <w:lang w:val="en-GB"/>
          </w:rPr>
          <w:delText>被离散成了</w:delText>
        </w:r>
      </w:del>
      <w:del w:id="576" w:author="张瑞鹏" w:date="2026-06-18T14:10:48Z"/>
      <w:del w:id="577" w:author="张瑞鹏" w:date="2026-06-18T14:10:48Z"/>
      <w:del w:id="578" w:author="张瑞鹏" w:date="2026-06-18T14:10:48Z"/>
      <w:del w:id="579" w:author="张瑞鹏" w:date="2026-06-18T14:10:48Z">
        <w:r>
          <w:rPr>
            <w:rFonts w:ascii="Times New Roman" w:hAnsi="Times New Roman" w:eastAsia="宋体" w:cs="Arial"/>
            <w:sz w:val="24"/>
            <w:szCs w:val="24"/>
            <w:lang w:val="en-GB"/>
          </w:rPr>
          <w:object>
            <v:shape id="_x0000_i1123" o:spt="75" type="#_x0000_t75" style="height:14.4pt;width:14.4pt;" o:ole="t" filled="f" o:preferrelative="t" stroked="f" coordsize="21600,21600">
              <v:path/>
              <v:fill on="f" focussize="0,0"/>
              <v:stroke on="f" joinstyle="miter"/>
              <v:imagedata r:id="rId216" o:title=""/>
              <o:lock v:ext="edit" aspectratio="t"/>
              <w10:wrap type="none"/>
              <w10:anchorlock/>
            </v:shape>
            <o:OLEObject Type="Embed" ProgID="Equation.DSMT4" ShapeID="_x0000_i1123" DrawAspect="Content" ObjectID="_1468075823" r:id="rId215">
              <o:LockedField>false</o:LockedField>
            </o:OLEObject>
          </w:object>
        </w:r>
      </w:del>
      <w:del w:id="581" w:author="张瑞鹏" w:date="2026-06-18T14:10:48Z"/>
      <w:del w:id="582" w:author="张瑞鹏" w:date="2026-06-18T14:10:48Z">
        <w:r>
          <w:rPr>
            <w:rFonts w:ascii="Times New Roman" w:hAnsi="Times New Roman" w:eastAsia="宋体" w:cs="Arial"/>
            <w:sz w:val="24"/>
            <w:szCs w:val="24"/>
            <w:lang w:val="en-GB"/>
          </w:rPr>
          <w:delText>个网格单元，每个网格单元和网格点分别被记为</w:delText>
        </w:r>
      </w:del>
      <w:del w:id="583" w:author="张瑞鹏" w:date="2026-06-18T14:10:48Z"/>
      <w:del w:id="584" w:author="张瑞鹏" w:date="2026-06-18T14:10:48Z"/>
      <w:del w:id="585" w:author="张瑞鹏" w:date="2026-06-18T14:10:48Z"/>
      <w:del w:id="586" w:author="张瑞鹏" w:date="2026-06-18T14:10:48Z">
        <w:r>
          <w:rPr>
            <w:rFonts w:ascii="Times New Roman" w:hAnsi="Times New Roman" w:eastAsia="宋体" w:cs="Arial"/>
            <w:sz w:val="24"/>
            <w:szCs w:val="24"/>
            <w:lang w:val="en-GB"/>
          </w:rPr>
          <w:object>
            <v:shape id="_x0000_i1124" o:spt="75" type="#_x0000_t75" style="height:17.55pt;width:78.9pt;" o:ole="t" filled="f" o:preferrelative="t" stroked="f" coordsize="21600,21600">
              <v:path/>
              <v:fill on="f" focussize="0,0"/>
              <v:stroke on="f" joinstyle="miter"/>
              <v:imagedata r:id="rId218" o:title=""/>
              <o:lock v:ext="edit" aspectratio="t"/>
              <w10:wrap type="none"/>
              <w10:anchorlock/>
            </v:shape>
            <o:OLEObject Type="Embed" ProgID="Equation.DSMT4" ShapeID="_x0000_i1124" DrawAspect="Content" ObjectID="_1468075824" r:id="rId217">
              <o:LockedField>false</o:LockedField>
            </o:OLEObject>
          </w:object>
        </w:r>
      </w:del>
      <w:del w:id="588" w:author="张瑞鹏" w:date="2026-06-18T14:10:48Z"/>
      <w:del w:id="589" w:author="张瑞鹏" w:date="2026-06-18T14:10:48Z">
        <w:r>
          <w:rPr>
            <w:rFonts w:ascii="Times New Roman" w:hAnsi="Times New Roman" w:eastAsia="宋体" w:cs="Arial"/>
            <w:sz w:val="24"/>
            <w:szCs w:val="24"/>
            <w:lang w:val="en-GB"/>
          </w:rPr>
          <w:delText>和</w:delText>
        </w:r>
      </w:del>
      <w:del w:id="590" w:author="张瑞鹏" w:date="2026-06-18T14:10:48Z"/>
      <w:del w:id="591" w:author="张瑞鹏" w:date="2026-06-18T14:10:48Z"/>
      <w:del w:id="592" w:author="张瑞鹏" w:date="2026-06-18T14:10:48Z"/>
      <w:del w:id="593" w:author="张瑞鹏" w:date="2026-06-18T14:10:48Z">
        <w:r>
          <w:rPr>
            <w:rFonts w:ascii="Times New Roman" w:hAnsi="Times New Roman" w:eastAsia="宋体" w:cs="Arial"/>
            <w:sz w:val="24"/>
            <w:szCs w:val="24"/>
            <w:lang w:val="en-GB"/>
          </w:rPr>
          <w:object>
            <v:shape id="_x0000_i1125" o:spt="75" type="#_x0000_t75" style="height:17.55pt;width:63.85pt;" o:ole="t" filled="f" o:preferrelative="t" stroked="f" coordsize="21600,21600">
              <v:path/>
              <v:fill on="f" focussize="0,0"/>
              <v:stroke on="f" joinstyle="miter"/>
              <v:imagedata r:id="rId220" o:title=""/>
              <o:lock v:ext="edit" aspectratio="t"/>
              <w10:wrap type="none"/>
              <w10:anchorlock/>
            </v:shape>
            <o:OLEObject Type="Embed" ProgID="Equation.DSMT4" ShapeID="_x0000_i1125" DrawAspect="Content" ObjectID="_1468075825" r:id="rId219">
              <o:LockedField>false</o:LockedField>
            </o:OLEObject>
          </w:object>
        </w:r>
      </w:del>
      <w:del w:id="595" w:author="张瑞鹏" w:date="2026-06-18T14:10:48Z"/>
      <w:del w:id="596" w:author="张瑞鹏" w:date="2026-06-18T14:10:48Z">
        <w:r>
          <w:rPr>
            <w:rFonts w:ascii="Times New Roman" w:hAnsi="Times New Roman" w:eastAsia="宋体" w:cs="Arial"/>
            <w:sz w:val="24"/>
            <w:szCs w:val="24"/>
            <w:lang w:val="en-GB"/>
          </w:rPr>
          <w:delText>。则公式</w:delText>
        </w:r>
      </w:del>
      <w:del w:id="597" w:author="张瑞鹏" w:date="2026-06-18T14:10:48Z">
        <w:r>
          <w:rPr>
            <w:rFonts w:ascii="Times New Roman" w:hAnsi="Times New Roman" w:eastAsia="宋体" w:cs="Times New Roman"/>
            <w:sz w:val="24"/>
            <w:szCs w:val="24"/>
            <w:lang w:val="en-GB"/>
          </w:rPr>
          <w:delText>6</w:delText>
        </w:r>
      </w:del>
      <w:del w:id="598" w:author="张瑞鹏" w:date="2026-06-18T14:10:48Z">
        <w:r>
          <w:rPr>
            <w:rFonts w:ascii="Times New Roman" w:hAnsi="Times New Roman" w:eastAsia="宋体" w:cs="Arial"/>
            <w:sz w:val="24"/>
            <w:szCs w:val="24"/>
            <w:lang w:val="en-GB"/>
          </w:rPr>
          <w:delText>可被离散为如下形式：</w:delText>
        </w:r>
      </w:del>
    </w:p>
    <w:p w14:paraId="407A1F26">
      <w:pPr>
        <w:widowControl/>
        <w:spacing w:after="120" w:afterLines="50" w:line="360" w:lineRule="auto"/>
        <w:jc w:val="right"/>
        <w:rPr>
          <w:del w:id="599" w:author="张瑞鹏" w:date="2026-06-18T14:10:48Z"/>
          <w:rFonts w:ascii="Times New Roman" w:hAnsi="Times New Roman" w:eastAsia="宋体" w:cs="Arial"/>
          <w:sz w:val="24"/>
          <w:szCs w:val="24"/>
          <w:lang w:val="en-GB"/>
        </w:rPr>
      </w:pPr>
      <w:del w:id="600" w:author="张瑞鹏" w:date="2026-06-18T14:10:48Z"/>
      <w:del w:id="601" w:author="张瑞鹏" w:date="2026-06-18T14:10:48Z"/>
      <w:del w:id="602" w:author="张瑞鹏" w:date="2026-06-18T14:10:48Z"/>
      <w:del w:id="603" w:author="张瑞鹏" w:date="2026-06-18T14:10:48Z">
        <w:r>
          <w:rPr>
            <w:rFonts w:ascii="Times New Roman" w:hAnsi="Times New Roman" w:eastAsia="宋体" w:cs="Arial"/>
            <w:sz w:val="24"/>
            <w:szCs w:val="24"/>
            <w:lang w:val="en-GB"/>
          </w:rPr>
          <w:object>
            <v:shape id="_x0000_i1126" o:spt="75" type="#_x0000_t75" style="height:35.7pt;width:305.55pt;" o:ole="t" filled="f" o:preferrelative="t" stroked="f" coordsize="21600,21600">
              <v:path/>
              <v:fill on="f" focussize="0,0"/>
              <v:stroke on="f" joinstyle="miter"/>
              <v:imagedata r:id="rId222" o:title=""/>
              <o:lock v:ext="edit" aspectratio="t"/>
              <w10:wrap type="none"/>
              <w10:anchorlock/>
            </v:shape>
            <o:OLEObject Type="Embed" ProgID="Equation.DSMT4" ShapeID="_x0000_i1126" DrawAspect="Content" ObjectID="_1468075826" r:id="rId221">
              <o:LockedField>false</o:LockedField>
            </o:OLEObject>
          </w:object>
        </w:r>
      </w:del>
      <w:del w:id="605" w:author="张瑞鹏" w:date="2026-06-18T14:10:48Z"/>
      <w:del w:id="606" w:author="张瑞鹏" w:date="2026-06-18T14:10:48Z">
        <w:r>
          <w:rPr>
            <w:rFonts w:ascii="Times New Roman" w:hAnsi="Times New Roman" w:eastAsia="宋体" w:cs="Arial"/>
            <w:sz w:val="24"/>
            <w:szCs w:val="24"/>
            <w:lang w:val="en-GB"/>
          </w:rPr>
          <w:delText>.    (</w:delText>
        </w:r>
      </w:del>
      <w:del w:id="607" w:author="张瑞鹏" w:date="2026-06-18T14:10:48Z">
        <w:r>
          <w:rPr>
            <w:rFonts w:ascii="Times New Roman" w:hAnsi="Times New Roman" w:eastAsia="宋体" w:cs="Times New Roman"/>
            <w:sz w:val="24"/>
            <w:szCs w:val="24"/>
            <w:lang w:val="en-GB"/>
          </w:rPr>
          <w:delText>7</w:delText>
        </w:r>
      </w:del>
      <w:del w:id="608" w:author="张瑞鹏" w:date="2026-06-18T14:10:48Z">
        <w:r>
          <w:rPr>
            <w:rFonts w:ascii="Times New Roman" w:hAnsi="Times New Roman" w:eastAsia="宋体" w:cs="Arial"/>
            <w:sz w:val="24"/>
            <w:szCs w:val="24"/>
            <w:lang w:val="en-GB"/>
          </w:rPr>
          <w:delText>)</w:delText>
        </w:r>
      </w:del>
    </w:p>
    <w:p w14:paraId="2809D637">
      <w:pPr>
        <w:widowControl/>
        <w:spacing w:after="120" w:afterLines="50" w:line="360" w:lineRule="auto"/>
        <w:rPr>
          <w:del w:id="609" w:author="张瑞鹏" w:date="2026-06-18T14:10:48Z"/>
          <w:rFonts w:ascii="Times New Roman" w:hAnsi="Times New Roman" w:eastAsia="宋体" w:cs="Arial"/>
          <w:sz w:val="24"/>
          <w:szCs w:val="24"/>
          <w:lang w:val="en-GB"/>
        </w:rPr>
      </w:pPr>
      <w:del w:id="610" w:author="张瑞鹏" w:date="2026-06-18T14:10:48Z">
        <w:r>
          <w:rPr>
            <w:rFonts w:ascii="Times New Roman" w:hAnsi="Times New Roman" w:eastAsia="宋体" w:cs="Arial"/>
            <w:sz w:val="24"/>
            <w:szCs w:val="24"/>
            <w:lang w:val="en-GB"/>
          </w:rPr>
          <w:delText>式中，</w:delText>
        </w:r>
      </w:del>
      <w:del w:id="611" w:author="张瑞鹏" w:date="2026-06-18T14:10:48Z"/>
      <w:del w:id="612" w:author="张瑞鹏" w:date="2026-06-18T14:10:48Z"/>
      <w:del w:id="613" w:author="张瑞鹏" w:date="2026-06-18T14:10:48Z"/>
      <w:del w:id="614" w:author="张瑞鹏" w:date="2026-06-18T14:10:48Z">
        <w:r>
          <w:rPr>
            <w:rFonts w:ascii="Times New Roman" w:hAnsi="Times New Roman" w:eastAsia="宋体" w:cs="Arial"/>
            <w:sz w:val="24"/>
            <w:szCs w:val="24"/>
            <w:lang w:val="en-GB"/>
          </w:rPr>
          <w:object>
            <v:shape id="_x0000_i1127" o:spt="75" type="#_x0000_t75" style="height:18.15pt;width:12.5pt;" o:ole="t" filled="f" o:preferrelative="t" stroked="f" coordsize="21600,21600">
              <v:path/>
              <v:fill on="f" focussize="0,0"/>
              <v:stroke on="f" joinstyle="miter"/>
              <v:imagedata r:id="rId224" o:title=""/>
              <o:lock v:ext="edit" aspectratio="t"/>
              <w10:wrap type="none"/>
              <w10:anchorlock/>
            </v:shape>
            <o:OLEObject Type="Embed" ProgID="Equation.DSMT4" ShapeID="_x0000_i1127" DrawAspect="Content" ObjectID="_1468075827" r:id="rId223">
              <o:LockedField>false</o:LockedField>
            </o:OLEObject>
          </w:object>
        </w:r>
      </w:del>
      <w:del w:id="616" w:author="张瑞鹏" w:date="2026-06-18T14:10:48Z"/>
      <w:del w:id="617" w:author="张瑞鹏" w:date="2026-06-18T14:10:48Z">
        <w:r>
          <w:rPr>
            <w:rFonts w:ascii="Times New Roman" w:hAnsi="Times New Roman" w:eastAsia="宋体" w:cs="Arial"/>
            <w:sz w:val="24"/>
            <w:szCs w:val="24"/>
            <w:lang w:val="en-GB"/>
          </w:rPr>
          <w:delText>是单元</w:delText>
        </w:r>
      </w:del>
      <w:del w:id="618" w:author="张瑞鹏" w:date="2026-06-18T14:10:48Z"/>
      <w:del w:id="619" w:author="张瑞鹏" w:date="2026-06-18T14:10:48Z"/>
      <w:del w:id="620" w:author="张瑞鹏" w:date="2026-06-18T14:10:48Z"/>
      <w:del w:id="621" w:author="张瑞鹏" w:date="2026-06-18T14:10:48Z">
        <w:r>
          <w:rPr>
            <w:rFonts w:ascii="Times New Roman" w:hAnsi="Times New Roman" w:eastAsia="宋体" w:cs="Arial"/>
            <w:sz w:val="24"/>
            <w:szCs w:val="24"/>
            <w:lang w:val="en-GB"/>
          </w:rPr>
          <w:object>
            <v:shape id="_x0000_i1128" o:spt="75" type="#_x0000_t75" style="height:15.65pt;width:29.45pt;" o:ole="t" filled="f" o:preferrelative="t" stroked="f" coordsize="21600,21600">
              <v:path/>
              <v:fill on="f" focussize="0,0"/>
              <v:stroke on="f" joinstyle="miter"/>
              <v:imagedata r:id="rId226" o:title=""/>
              <o:lock v:ext="edit" aspectratio="t"/>
              <w10:wrap type="none"/>
              <w10:anchorlock/>
            </v:shape>
            <o:OLEObject Type="Embed" ProgID="Equation.DSMT4" ShapeID="_x0000_i1128" DrawAspect="Content" ObjectID="_1468075828" r:id="rId225">
              <o:LockedField>false</o:LockedField>
            </o:OLEObject>
          </w:object>
        </w:r>
      </w:del>
      <w:del w:id="623" w:author="张瑞鹏" w:date="2026-06-18T14:10:48Z"/>
      <w:del w:id="624" w:author="张瑞鹏" w:date="2026-06-18T14:10:48Z">
        <w:r>
          <w:rPr>
            <w:rFonts w:ascii="Times New Roman" w:hAnsi="Times New Roman" w:eastAsia="宋体" w:cs="Arial"/>
            <w:sz w:val="24"/>
            <w:szCs w:val="24"/>
            <w:lang w:val="en-GB"/>
          </w:rPr>
          <w:delText>的面积。</w:delText>
        </w:r>
      </w:del>
    </w:p>
    <w:p w14:paraId="1C6BB48E">
      <w:pPr>
        <w:widowControl/>
        <w:spacing w:after="120" w:afterLines="50" w:line="360" w:lineRule="auto"/>
        <w:rPr>
          <w:del w:id="625" w:author="张瑞鹏" w:date="2026-06-18T14:10:48Z"/>
          <w:rFonts w:ascii="Times New Roman" w:hAnsi="Times New Roman" w:eastAsia="宋体" w:cs="Arial"/>
          <w:sz w:val="24"/>
          <w:szCs w:val="24"/>
          <w:lang w:val="en-GB"/>
        </w:rPr>
      </w:pPr>
      <w:del w:id="626" w:author="张瑞鹏" w:date="2026-06-18T14:10:48Z">
        <w:r>
          <w:rPr>
            <w:rFonts w:ascii="Times New Roman" w:hAnsi="Times New Roman" w:eastAsia="宋体" w:cs="Arial"/>
            <w:sz w:val="24"/>
            <w:szCs w:val="24"/>
            <w:lang w:val="en-GB"/>
          </w:rPr>
          <w:tab/>
        </w:r>
      </w:del>
      <w:del w:id="627" w:author="张瑞鹏" w:date="2026-06-18T14:10:48Z">
        <w:r>
          <w:rPr>
            <w:rFonts w:ascii="Times New Roman" w:hAnsi="Times New Roman" w:eastAsia="宋体" w:cs="Arial"/>
            <w:sz w:val="24"/>
            <w:szCs w:val="24"/>
            <w:lang w:val="en-GB"/>
          </w:rPr>
          <w:delText>注意到，公式</w:delText>
        </w:r>
      </w:del>
      <w:del w:id="628" w:author="张瑞鹏" w:date="2026-06-18T14:10:48Z">
        <w:r>
          <w:rPr>
            <w:rFonts w:ascii="Times New Roman" w:hAnsi="Times New Roman" w:eastAsia="宋体" w:cs="Times New Roman"/>
            <w:sz w:val="24"/>
            <w:szCs w:val="24"/>
            <w:lang w:val="en-GB"/>
          </w:rPr>
          <w:delText>7</w:delText>
        </w:r>
      </w:del>
      <w:del w:id="629" w:author="张瑞鹏" w:date="2026-06-18T14:10:48Z">
        <w:r>
          <w:rPr>
            <w:rFonts w:ascii="Times New Roman" w:hAnsi="Times New Roman" w:eastAsia="宋体" w:cs="Arial"/>
            <w:sz w:val="24"/>
            <w:szCs w:val="24"/>
            <w:lang w:val="en-GB"/>
          </w:rPr>
          <w:delText>表示的方程中共有</w:delText>
        </w:r>
      </w:del>
      <w:del w:id="630" w:author="张瑞鹏" w:date="2026-06-18T14:10:48Z"/>
      <w:del w:id="631" w:author="张瑞鹏" w:date="2026-06-18T14:10:48Z"/>
      <w:del w:id="632" w:author="张瑞鹏" w:date="2026-06-18T14:10:48Z"/>
      <w:del w:id="633" w:author="张瑞鹏" w:date="2026-06-18T14:10:48Z">
        <w:r>
          <w:rPr>
            <w:rFonts w:ascii="Times New Roman" w:hAnsi="Times New Roman" w:eastAsia="宋体" w:cs="Arial"/>
            <w:sz w:val="24"/>
            <w:szCs w:val="24"/>
            <w:lang w:val="en-GB"/>
          </w:rPr>
          <w:object>
            <v:shape id="_x0000_i1129" o:spt="75" type="#_x0000_t75" style="height:14.4pt;width:14.4pt;" o:ole="t" filled="f" o:preferrelative="t" stroked="f" coordsize="21600,21600">
              <v:path/>
              <v:fill on="f" focussize="0,0"/>
              <v:stroke on="f" joinstyle="miter"/>
              <v:imagedata r:id="rId216" o:title=""/>
              <o:lock v:ext="edit" aspectratio="t"/>
              <w10:wrap type="none"/>
              <w10:anchorlock/>
            </v:shape>
            <o:OLEObject Type="Embed" ProgID="Equation.DSMT4" ShapeID="_x0000_i1129" DrawAspect="Content" ObjectID="_1468075829" r:id="rId227">
              <o:LockedField>false</o:LockedField>
            </o:OLEObject>
          </w:object>
        </w:r>
      </w:del>
      <w:del w:id="635" w:author="张瑞鹏" w:date="2026-06-18T14:10:48Z"/>
      <w:del w:id="636" w:author="张瑞鹏" w:date="2026-06-18T14:10:48Z">
        <w:r>
          <w:rPr>
            <w:rFonts w:ascii="Times New Roman" w:hAnsi="Times New Roman" w:eastAsia="宋体" w:cs="Arial"/>
            <w:sz w:val="24"/>
            <w:szCs w:val="24"/>
            <w:lang w:val="en-GB"/>
          </w:rPr>
          <w:delText>个未知量。对于每一个网格点</w:delText>
        </w:r>
      </w:del>
      <w:del w:id="637" w:author="张瑞鹏" w:date="2026-06-18T14:10:48Z"/>
      <w:del w:id="638" w:author="张瑞鹏" w:date="2026-06-18T14:10:48Z"/>
      <w:del w:id="639" w:author="张瑞鹏" w:date="2026-06-18T14:10:48Z"/>
      <w:del w:id="640" w:author="张瑞鹏" w:date="2026-06-18T14:10:48Z">
        <w:r>
          <w:rPr>
            <w:rFonts w:ascii="Times New Roman" w:hAnsi="Times New Roman" w:eastAsia="宋体" w:cs="Arial"/>
            <w:sz w:val="24"/>
            <w:szCs w:val="24"/>
            <w:lang w:val="en-GB"/>
          </w:rPr>
          <w:object>
            <v:shape id="_x0000_i1130" o:spt="75" type="#_x0000_t75" style="height:17.55pt;width:63.85pt;" o:ole="t" filled="f" o:preferrelative="t" stroked="f" coordsize="21600,21600">
              <v:path/>
              <v:fill on="f" focussize="0,0"/>
              <v:stroke on="f" joinstyle="miter"/>
              <v:imagedata r:id="rId220" o:title=""/>
              <o:lock v:ext="edit" aspectratio="t"/>
              <w10:wrap type="none"/>
              <w10:anchorlock/>
            </v:shape>
            <o:OLEObject Type="Embed" ProgID="Equation.DSMT4" ShapeID="_x0000_i1130" DrawAspect="Content" ObjectID="_1468075830" r:id="rId228">
              <o:LockedField>false</o:LockedField>
            </o:OLEObject>
          </w:object>
        </w:r>
      </w:del>
      <w:del w:id="642" w:author="张瑞鹏" w:date="2026-06-18T14:10:48Z"/>
      <w:del w:id="643" w:author="张瑞鹏" w:date="2026-06-18T14:10:48Z">
        <w:r>
          <w:rPr>
            <w:rFonts w:ascii="Times New Roman" w:hAnsi="Times New Roman" w:eastAsia="宋体" w:cs="Arial"/>
            <w:sz w:val="24"/>
            <w:szCs w:val="24"/>
            <w:lang w:val="en-GB"/>
          </w:rPr>
          <w:delText>，都可以列出一个公式</w:delText>
        </w:r>
      </w:del>
      <w:del w:id="644" w:author="张瑞鹏" w:date="2026-06-18T14:10:48Z">
        <w:r>
          <w:rPr>
            <w:rFonts w:ascii="Times New Roman" w:hAnsi="Times New Roman" w:eastAsia="宋体" w:cs="Times New Roman"/>
            <w:sz w:val="24"/>
            <w:szCs w:val="24"/>
            <w:lang w:val="en-GB"/>
          </w:rPr>
          <w:delText>7</w:delText>
        </w:r>
      </w:del>
      <w:del w:id="645" w:author="张瑞鹏" w:date="2026-06-18T14:10:48Z">
        <w:r>
          <w:rPr>
            <w:rFonts w:ascii="Times New Roman" w:hAnsi="Times New Roman" w:eastAsia="宋体" w:cs="Arial"/>
            <w:sz w:val="24"/>
            <w:szCs w:val="24"/>
            <w:lang w:val="en-GB"/>
          </w:rPr>
          <w:delText>表示的方程。因此，总共有</w:delText>
        </w:r>
      </w:del>
      <w:del w:id="646" w:author="张瑞鹏" w:date="2026-06-18T14:10:48Z"/>
      <w:del w:id="647" w:author="张瑞鹏" w:date="2026-06-18T14:10:48Z"/>
      <w:del w:id="648" w:author="张瑞鹏" w:date="2026-06-18T14:10:48Z"/>
      <w:del w:id="649" w:author="张瑞鹏" w:date="2026-06-18T14:10:48Z">
        <w:r>
          <w:rPr>
            <w:rFonts w:ascii="Times New Roman" w:hAnsi="Times New Roman" w:eastAsia="宋体" w:cs="Arial"/>
            <w:sz w:val="24"/>
            <w:szCs w:val="24"/>
            <w:lang w:val="en-GB"/>
          </w:rPr>
          <w:object>
            <v:shape id="_x0000_i1131" o:spt="75" type="#_x0000_t75" style="height:14.4pt;width:14.4pt;" o:ole="t" filled="f" o:preferrelative="t" stroked="f" coordsize="21600,21600">
              <v:path/>
              <v:fill on="f" focussize="0,0"/>
              <v:stroke on="f" joinstyle="miter"/>
              <v:imagedata r:id="rId216" o:title=""/>
              <o:lock v:ext="edit" aspectratio="t"/>
              <w10:wrap type="none"/>
              <w10:anchorlock/>
            </v:shape>
            <o:OLEObject Type="Embed" ProgID="Equation.DSMT4" ShapeID="_x0000_i1131" DrawAspect="Content" ObjectID="_1468075831" r:id="rId229">
              <o:LockedField>false</o:LockedField>
            </o:OLEObject>
          </w:object>
        </w:r>
      </w:del>
      <w:del w:id="651" w:author="张瑞鹏" w:date="2026-06-18T14:10:48Z"/>
      <w:del w:id="652" w:author="张瑞鹏" w:date="2026-06-18T14:10:48Z">
        <w:r>
          <w:rPr>
            <w:rFonts w:ascii="Times New Roman" w:hAnsi="Times New Roman" w:eastAsia="宋体" w:cs="Arial"/>
            <w:sz w:val="24"/>
            <w:szCs w:val="24"/>
            <w:lang w:val="en-GB"/>
          </w:rPr>
          <w:delText>个线性方程用于求解总共</w:delText>
        </w:r>
      </w:del>
      <w:del w:id="653" w:author="张瑞鹏" w:date="2026-06-18T14:10:48Z"/>
      <w:del w:id="654" w:author="张瑞鹏" w:date="2026-06-18T14:10:48Z"/>
      <w:del w:id="655" w:author="张瑞鹏" w:date="2026-06-18T14:10:48Z"/>
      <w:del w:id="656" w:author="张瑞鹏" w:date="2026-06-18T14:10:48Z">
        <w:r>
          <w:rPr>
            <w:rFonts w:ascii="Times New Roman" w:hAnsi="Times New Roman" w:eastAsia="宋体" w:cs="Arial"/>
            <w:sz w:val="24"/>
            <w:szCs w:val="24"/>
            <w:lang w:val="en-GB"/>
          </w:rPr>
          <w:object>
            <v:shape id="_x0000_i1132" o:spt="75" type="#_x0000_t75" style="height:14.4pt;width:14.4pt;" o:ole="t" filled="f" o:preferrelative="t" stroked="f" coordsize="21600,21600">
              <v:path/>
              <v:fill on="f" focussize="0,0"/>
              <v:stroke on="f" joinstyle="miter"/>
              <v:imagedata r:id="rId216" o:title=""/>
              <o:lock v:ext="edit" aspectratio="t"/>
              <w10:wrap type="none"/>
              <w10:anchorlock/>
            </v:shape>
            <o:OLEObject Type="Embed" ProgID="Equation.DSMT4" ShapeID="_x0000_i1132" DrawAspect="Content" ObjectID="_1468075832" r:id="rId230">
              <o:LockedField>false</o:LockedField>
            </o:OLEObject>
          </w:object>
        </w:r>
      </w:del>
      <w:del w:id="658" w:author="张瑞鹏" w:date="2026-06-18T14:10:48Z"/>
      <w:del w:id="659" w:author="张瑞鹏" w:date="2026-06-18T14:10:48Z">
        <w:r>
          <w:rPr>
            <w:rFonts w:ascii="Times New Roman" w:hAnsi="Times New Roman" w:eastAsia="宋体" w:cs="Arial"/>
            <w:sz w:val="24"/>
            <w:szCs w:val="24"/>
            <w:lang w:val="en-GB"/>
          </w:rPr>
          <w:delText>个未知量。</w:delText>
        </w:r>
      </w:del>
    </w:p>
    <w:p w14:paraId="6AFA6461">
      <w:pPr>
        <w:widowControl/>
        <w:spacing w:after="120" w:afterLines="50" w:line="360" w:lineRule="auto"/>
        <w:rPr>
          <w:del w:id="660" w:author="张瑞鹏" w:date="2026-06-18T14:10:48Z"/>
          <w:rFonts w:ascii="Times New Roman" w:hAnsi="Times New Roman" w:eastAsia="宋体" w:cs="Arial"/>
          <w:sz w:val="24"/>
          <w:szCs w:val="24"/>
          <w:lang w:val="en-GB"/>
        </w:rPr>
      </w:pPr>
      <w:del w:id="661" w:author="张瑞鹏" w:date="2026-06-18T14:10:48Z">
        <w:r>
          <w:rPr>
            <w:rFonts w:ascii="Times New Roman" w:hAnsi="Times New Roman" w:eastAsia="宋体" w:cs="Arial"/>
            <w:sz w:val="24"/>
            <w:szCs w:val="24"/>
            <w:lang w:val="en-GB"/>
          </w:rPr>
          <w:tab/>
        </w:r>
      </w:del>
      <w:del w:id="662" w:author="张瑞鹏" w:date="2026-06-18T14:10:48Z">
        <w:r>
          <w:rPr>
            <w:rFonts w:ascii="Times New Roman" w:hAnsi="Times New Roman" w:eastAsia="宋体" w:cs="Arial"/>
            <w:sz w:val="24"/>
            <w:szCs w:val="24"/>
            <w:lang w:val="en-GB"/>
          </w:rPr>
          <w:delText>一旦所有的未知边界量都已求出，则可利用公式</w:delText>
        </w:r>
      </w:del>
      <w:del w:id="663" w:author="张瑞鹏" w:date="2026-06-18T14:10:48Z">
        <w:r>
          <w:rPr>
            <w:rFonts w:ascii="Times New Roman" w:hAnsi="Times New Roman" w:eastAsia="宋体" w:cs="Times New Roman"/>
            <w:sz w:val="24"/>
            <w:szCs w:val="24"/>
            <w:lang w:val="en-GB"/>
          </w:rPr>
          <w:delText>5</w:delText>
        </w:r>
      </w:del>
      <w:del w:id="664" w:author="张瑞鹏" w:date="2026-06-18T14:10:48Z">
        <w:r>
          <w:rPr>
            <w:rFonts w:ascii="Times New Roman" w:hAnsi="Times New Roman" w:eastAsia="宋体" w:cs="Arial"/>
            <w:sz w:val="24"/>
            <w:szCs w:val="24"/>
            <w:lang w:val="en-GB"/>
          </w:rPr>
          <w:delText>的离散形式计算出</w:delText>
        </w:r>
      </w:del>
      <w:del w:id="665" w:author="张瑞鹏" w:date="2026-06-18T14:10:48Z"/>
      <w:del w:id="666" w:author="张瑞鹏" w:date="2026-06-18T14:10:48Z"/>
      <w:del w:id="667" w:author="张瑞鹏" w:date="2026-06-18T14:10:48Z"/>
      <w:del w:id="668" w:author="张瑞鹏" w:date="2026-06-18T14:10:48Z">
        <w:r>
          <w:rPr>
            <w:rFonts w:ascii="Times New Roman" w:hAnsi="Times New Roman" w:eastAsia="宋体" w:cs="Arial"/>
            <w:sz w:val="24"/>
            <w:szCs w:val="24"/>
            <w:lang w:val="en-GB"/>
          </w:rPr>
          <w:object>
            <v:shape id="_x0000_i1133" o:spt="75" type="#_x0000_t75" style="height:17.55pt;width:30.7pt;" o:ole="t" filled="f" o:preferrelative="t" stroked="f" coordsize="21600,21600">
              <v:path/>
              <v:fill on="f" focussize="0,0"/>
              <v:stroke on="f" joinstyle="miter"/>
              <v:imagedata r:id="rId178" o:title=""/>
              <o:lock v:ext="edit" aspectratio="t"/>
              <w10:wrap type="none"/>
              <w10:anchorlock/>
            </v:shape>
            <o:OLEObject Type="Embed" ProgID="Equation.DSMT4" ShapeID="_x0000_i1133" DrawAspect="Content" ObjectID="_1468075833" r:id="rId231">
              <o:LockedField>false</o:LockedField>
            </o:OLEObject>
          </w:object>
        </w:r>
      </w:del>
      <w:del w:id="670" w:author="张瑞鹏" w:date="2026-06-18T14:10:48Z"/>
      <w:del w:id="671" w:author="张瑞鹏" w:date="2026-06-18T14:10:48Z">
        <w:r>
          <w:rPr>
            <w:rFonts w:ascii="Times New Roman" w:hAnsi="Times New Roman" w:eastAsia="宋体" w:cs="Arial"/>
            <w:sz w:val="24"/>
            <w:szCs w:val="24"/>
            <w:lang w:val="en-GB"/>
          </w:rPr>
          <w:delText>在区域</w:delText>
        </w:r>
      </w:del>
      <w:del w:id="672" w:author="张瑞鹏" w:date="2026-06-18T14:10:48Z"/>
      <w:del w:id="673" w:author="张瑞鹏" w:date="2026-06-18T14:10:48Z"/>
      <w:del w:id="674" w:author="张瑞鹏" w:date="2026-06-18T14:10:48Z"/>
      <w:del w:id="675" w:author="张瑞鹏" w:date="2026-06-18T14:10:48Z">
        <w:r>
          <w:rPr>
            <w:rFonts w:ascii="Times New Roman" w:hAnsi="Times New Roman" w:eastAsia="宋体" w:cs="Arial"/>
            <w:sz w:val="24"/>
            <w:szCs w:val="24"/>
            <w:lang w:val="en-GB"/>
          </w:rPr>
          <w:object>
            <v:shape id="_x0000_i1134" o:spt="75" type="#_x0000_t75" style="height:12.5pt;width:12.5pt;" o:ole="t" filled="f" o:preferrelative="t" stroked="f" coordsize="21600,21600">
              <v:path/>
              <v:fill on="f" focussize="0,0"/>
              <v:stroke on="f" joinstyle="miter"/>
              <v:imagedata r:id="rId115" o:title=""/>
              <o:lock v:ext="edit" aspectratio="t"/>
              <w10:wrap type="none"/>
              <w10:anchorlock/>
            </v:shape>
            <o:OLEObject Type="Embed" ProgID="Equation.DSMT4" ShapeID="_x0000_i1134" DrawAspect="Content" ObjectID="_1468075834" r:id="rId232">
              <o:LockedField>false</o:LockedField>
            </o:OLEObject>
          </w:object>
        </w:r>
      </w:del>
      <w:del w:id="677" w:author="张瑞鹏" w:date="2026-06-18T14:10:48Z"/>
      <w:del w:id="678" w:author="张瑞鹏" w:date="2026-06-18T14:10:48Z">
        <w:r>
          <w:rPr>
            <w:rFonts w:ascii="Times New Roman" w:hAnsi="Times New Roman" w:eastAsia="宋体" w:cs="Arial"/>
            <w:sz w:val="24"/>
            <w:szCs w:val="24"/>
            <w:lang w:val="en-GB"/>
          </w:rPr>
          <w:delText>内任意点</w:delText>
        </w:r>
      </w:del>
      <w:del w:id="679" w:author="张瑞鹏" w:date="2026-06-18T14:10:48Z">
        <w:r>
          <w:rPr>
            <w:rFonts w:ascii="Times New Roman" w:hAnsi="Times New Roman" w:eastAsia="宋体" w:cs="Times New Roman"/>
            <w:i/>
            <w:sz w:val="24"/>
            <w:szCs w:val="24"/>
            <w:lang w:val="en-GB"/>
          </w:rPr>
          <w:delText>p</w:delText>
        </w:r>
      </w:del>
      <w:del w:id="680" w:author="张瑞鹏" w:date="2026-06-18T14:10:48Z">
        <w:r>
          <w:rPr>
            <w:rFonts w:ascii="Times New Roman" w:hAnsi="Times New Roman" w:eastAsia="宋体" w:cs="Times New Roman"/>
            <w:i/>
            <w:sz w:val="24"/>
            <w:szCs w:val="24"/>
            <w:vertAlign w:val="subscript"/>
            <w:lang w:val="en-GB"/>
          </w:rPr>
          <w:delText>0</w:delText>
        </w:r>
      </w:del>
      <w:del w:id="681" w:author="张瑞鹏" w:date="2026-06-18T14:10:48Z">
        <w:r>
          <w:rPr>
            <w:rFonts w:ascii="Times New Roman" w:hAnsi="Times New Roman" w:eastAsia="宋体" w:cs="Arial"/>
            <w:sz w:val="24"/>
            <w:szCs w:val="24"/>
            <w:lang w:val="en-GB"/>
          </w:rPr>
          <w:delText>的值：</w:delText>
        </w:r>
      </w:del>
    </w:p>
    <w:p w14:paraId="22E9D14E">
      <w:pPr>
        <w:widowControl/>
        <w:spacing w:after="120" w:afterLines="50" w:line="360" w:lineRule="auto"/>
        <w:jc w:val="right"/>
        <w:rPr>
          <w:del w:id="682" w:author="张瑞鹏" w:date="2026-06-18T14:10:48Z"/>
          <w:rFonts w:ascii="Times New Roman" w:hAnsi="Times New Roman" w:eastAsia="宋体" w:cs="Arial"/>
          <w:sz w:val="24"/>
          <w:szCs w:val="24"/>
          <w:lang w:val="en-GB"/>
        </w:rPr>
      </w:pPr>
      <w:del w:id="683" w:author="张瑞鹏" w:date="2026-06-18T14:10:48Z"/>
      <w:del w:id="684" w:author="张瑞鹏" w:date="2026-06-18T14:10:48Z"/>
      <w:del w:id="685" w:author="张瑞鹏" w:date="2026-06-18T14:10:48Z"/>
      <w:del w:id="686" w:author="张瑞鹏" w:date="2026-06-18T14:10:48Z">
        <w:r>
          <w:rPr>
            <w:rFonts w:ascii="Times New Roman" w:hAnsi="Times New Roman" w:eastAsia="宋体" w:cs="Arial"/>
            <w:sz w:val="24"/>
            <w:szCs w:val="24"/>
            <w:lang w:val="en-GB"/>
          </w:rPr>
          <w:object>
            <v:shape id="_x0000_i1135" o:spt="75" type="#_x0000_t75" style="height:33.8pt;width:287.35pt;" o:ole="t" filled="f" o:preferrelative="t" stroked="f" coordsize="21600,21600">
              <v:path/>
              <v:fill on="f" focussize="0,0"/>
              <v:stroke on="f" joinstyle="miter"/>
              <v:imagedata r:id="rId234" o:title=""/>
              <o:lock v:ext="edit" aspectratio="t"/>
              <w10:wrap type="none"/>
              <w10:anchorlock/>
            </v:shape>
            <o:OLEObject Type="Embed" ProgID="Equation.DSMT4" ShapeID="_x0000_i1135" DrawAspect="Content" ObjectID="_1468075835" r:id="rId233">
              <o:LockedField>false</o:LockedField>
            </o:OLEObject>
          </w:object>
        </w:r>
      </w:del>
      <w:del w:id="688" w:author="张瑞鹏" w:date="2026-06-18T14:10:48Z"/>
      <w:del w:id="689" w:author="张瑞鹏" w:date="2026-06-18T14:10:48Z">
        <w:r>
          <w:rPr>
            <w:rFonts w:ascii="Times New Roman" w:hAnsi="Times New Roman" w:eastAsia="宋体" w:cs="Arial"/>
            <w:sz w:val="24"/>
            <w:szCs w:val="24"/>
            <w:lang w:val="en-GB"/>
          </w:rPr>
          <w:delText xml:space="preserve">.    </w:delText>
        </w:r>
      </w:del>
      <w:del w:id="690" w:author="张瑞鹏" w:date="2026-06-18T14:10:48Z">
        <w:r>
          <w:rPr>
            <w:rFonts w:ascii="Times New Roman" w:hAnsi="Times New Roman" w:eastAsia="宋体" w:cs="Arial"/>
            <w:sz w:val="24"/>
            <w:szCs w:val="24"/>
            <w:lang w:val="en-GB"/>
          </w:rPr>
          <w:tab/>
        </w:r>
      </w:del>
      <w:del w:id="691" w:author="张瑞鹏" w:date="2026-06-18T14:10:48Z">
        <w:r>
          <w:rPr>
            <w:rFonts w:ascii="Times New Roman" w:hAnsi="Times New Roman" w:eastAsia="宋体" w:cs="Arial"/>
            <w:sz w:val="24"/>
            <w:szCs w:val="24"/>
            <w:lang w:val="en-GB"/>
          </w:rPr>
          <w:delText xml:space="preserve"> (</w:delText>
        </w:r>
      </w:del>
      <w:del w:id="692" w:author="张瑞鹏" w:date="2026-06-18T14:10:48Z">
        <w:r>
          <w:rPr>
            <w:rFonts w:ascii="Times New Roman" w:hAnsi="Times New Roman" w:eastAsia="宋体" w:cs="Times New Roman"/>
            <w:sz w:val="24"/>
            <w:szCs w:val="24"/>
            <w:lang w:val="en-GB"/>
          </w:rPr>
          <w:delText>8</w:delText>
        </w:r>
      </w:del>
      <w:del w:id="693" w:author="张瑞鹏" w:date="2026-06-18T14:10:48Z">
        <w:r>
          <w:rPr>
            <w:rFonts w:ascii="Times New Roman" w:hAnsi="Times New Roman" w:eastAsia="宋体" w:cs="Arial"/>
            <w:sz w:val="24"/>
            <w:szCs w:val="24"/>
            <w:lang w:val="en-GB"/>
          </w:rPr>
          <w:delText>)</w:delText>
        </w:r>
      </w:del>
    </w:p>
    <w:p w14:paraId="7F0F5EBF">
      <w:pPr>
        <w:widowControl/>
        <w:spacing w:after="120" w:afterLines="50" w:line="360" w:lineRule="auto"/>
        <w:textAlignment w:val="center"/>
        <w:rPr>
          <w:del w:id="694" w:author="张瑞鹏" w:date="2026-06-18T14:10:48Z"/>
          <w:rFonts w:ascii="Times New Roman" w:hAnsi="Times New Roman" w:eastAsia="宋体" w:cs="Arial"/>
          <w:sz w:val="24"/>
          <w:szCs w:val="24"/>
          <w:lang w:val="en-GB"/>
        </w:rPr>
      </w:pPr>
      <w:del w:id="695" w:author="张瑞鹏" w:date="2026-06-18T14:10:48Z">
        <w:r>
          <w:rPr>
            <w:rFonts w:ascii="Times New Roman" w:hAnsi="Times New Roman" w:eastAsia="宋体" w:cs="Arial"/>
            <w:sz w:val="24"/>
            <w:szCs w:val="24"/>
            <w:lang w:val="en-GB"/>
          </w:rPr>
          <w:tab/>
        </w:r>
      </w:del>
      <w:del w:id="696" w:author="张瑞鹏" w:date="2026-06-18T14:10:48Z">
        <w:r>
          <w:rPr>
            <w:rFonts w:ascii="Times New Roman" w:hAnsi="Times New Roman" w:eastAsia="宋体" w:cs="Arial"/>
            <w:sz w:val="24"/>
            <w:szCs w:val="24"/>
            <w:lang w:val="en-GB"/>
          </w:rPr>
          <w:delText>采用常规方法求解公式</w:delText>
        </w:r>
      </w:del>
      <w:del w:id="697" w:author="张瑞鹏" w:date="2026-06-18T14:10:48Z">
        <w:r>
          <w:rPr>
            <w:rFonts w:ascii="Times New Roman" w:hAnsi="Times New Roman" w:eastAsia="宋体" w:cs="Times New Roman"/>
            <w:sz w:val="24"/>
            <w:szCs w:val="24"/>
            <w:lang w:val="en-GB"/>
          </w:rPr>
          <w:delText>7</w:delText>
        </w:r>
      </w:del>
      <w:del w:id="698" w:author="张瑞鹏" w:date="2026-06-18T14:10:48Z">
        <w:r>
          <w:rPr>
            <w:rFonts w:ascii="Times New Roman" w:hAnsi="Times New Roman" w:eastAsia="宋体" w:cs="Arial"/>
            <w:sz w:val="24"/>
            <w:szCs w:val="24"/>
            <w:lang w:val="en-GB"/>
          </w:rPr>
          <w:delText>组成的方程组时，求解算法的复杂度为</w:delText>
        </w:r>
      </w:del>
      <w:del w:id="699" w:author="张瑞鹏" w:date="2026-06-18T14:10:48Z"/>
      <w:del w:id="700" w:author="张瑞鹏" w:date="2026-06-18T14:10:48Z"/>
      <w:del w:id="701" w:author="张瑞鹏" w:date="2026-06-18T14:10:48Z"/>
      <w:del w:id="702" w:author="张瑞鹏" w:date="2026-06-18T14:10:48Z">
        <w:r>
          <w:rPr>
            <w:rFonts w:ascii="Times New Roman" w:hAnsi="Times New Roman" w:eastAsia="宋体" w:cs="Arial"/>
            <w:sz w:val="24"/>
            <w:szCs w:val="24"/>
            <w:lang w:val="en-GB"/>
          </w:rPr>
          <w:object>
            <v:shape id="_x0000_i1136" o:spt="75" type="#_x0000_t75" style="height:18.15pt;width:35.7pt;" o:ole="t" filled="f" o:preferrelative="t" stroked="f" coordsize="21600,21600">
              <v:path/>
              <v:fill on="f" focussize="0,0"/>
              <v:stroke on="f" joinstyle="miter"/>
              <v:imagedata r:id="rId236" o:title=""/>
              <o:lock v:ext="edit" aspectratio="t"/>
              <w10:wrap type="none"/>
              <w10:anchorlock/>
            </v:shape>
            <o:OLEObject Type="Embed" ProgID="Equation.DSMT4" ShapeID="_x0000_i1136" DrawAspect="Content" ObjectID="_1468075836" r:id="rId235">
              <o:LockedField>false</o:LockedField>
            </o:OLEObject>
          </w:object>
        </w:r>
      </w:del>
      <w:del w:id="704" w:author="张瑞鹏" w:date="2026-06-18T14:10:48Z"/>
      <w:del w:id="705" w:author="张瑞鹏" w:date="2026-06-18T14:10:48Z">
        <w:r>
          <w:rPr>
            <w:rFonts w:ascii="Times New Roman" w:hAnsi="Times New Roman" w:eastAsia="宋体" w:cs="Arial"/>
            <w:sz w:val="24"/>
            <w:szCs w:val="24"/>
            <w:lang w:val="en-GB"/>
          </w:rPr>
          <w:delText>。当边界单元数非常多（即</w:delText>
        </w:r>
      </w:del>
      <w:del w:id="706" w:author="张瑞鹏" w:date="2026-06-18T14:10:48Z"/>
      <w:del w:id="707" w:author="张瑞鹏" w:date="2026-06-18T14:10:48Z"/>
      <w:del w:id="708" w:author="张瑞鹏" w:date="2026-06-18T14:10:48Z"/>
      <w:del w:id="709" w:author="张瑞鹏" w:date="2026-06-18T14:10:48Z">
        <w:r>
          <w:rPr>
            <w:rFonts w:ascii="Times New Roman" w:hAnsi="Times New Roman" w:eastAsia="宋体" w:cs="Arial"/>
            <w:sz w:val="24"/>
            <w:szCs w:val="24"/>
            <w:lang w:val="en-GB"/>
          </w:rPr>
          <w:object>
            <v:shape id="_x0000_i1137" o:spt="75" type="#_x0000_t75" style="height:14.4pt;width:14.4pt;" o:ole="t" filled="f" o:preferrelative="t" stroked="f" coordsize="21600,21600">
              <v:path/>
              <v:fill on="f" focussize="0,0"/>
              <v:stroke on="f" joinstyle="miter"/>
              <v:imagedata r:id="rId238" o:title=""/>
              <o:lock v:ext="edit" aspectratio="t"/>
              <w10:wrap type="none"/>
              <w10:anchorlock/>
            </v:shape>
            <o:OLEObject Type="Embed" ProgID="Equation.DSMT4" ShapeID="_x0000_i1137" DrawAspect="Content" ObjectID="_1468075837" r:id="rId237">
              <o:LockedField>false</o:LockedField>
            </o:OLEObject>
          </w:object>
        </w:r>
      </w:del>
      <w:del w:id="711" w:author="张瑞鹏" w:date="2026-06-18T14:10:48Z"/>
      <w:del w:id="712" w:author="张瑞鹏" w:date="2026-06-18T14:10:48Z">
        <w:r>
          <w:rPr>
            <w:rFonts w:ascii="Times New Roman" w:hAnsi="Times New Roman" w:eastAsia="宋体" w:cs="Arial"/>
            <w:sz w:val="24"/>
            <w:szCs w:val="24"/>
            <w:lang w:val="en-GB"/>
          </w:rPr>
          <w:delText>的非常大）时，边界未知量的求解时间会非常漫长。幸运的时，存在一些更加快速的方法来求解该问题，其中最著名的是快速多级边界元法，在本文中我们即采用该方法来求解上述问题。快速多级算法的时间复杂度为</w:delText>
        </w:r>
      </w:del>
      <w:del w:id="713" w:author="张瑞鹏" w:date="2026-06-18T14:10:48Z"/>
      <w:del w:id="714" w:author="张瑞鹏" w:date="2026-06-18T14:10:48Z"/>
      <w:del w:id="715" w:author="张瑞鹏" w:date="2026-06-18T14:10:48Z"/>
      <w:del w:id="716" w:author="张瑞鹏" w:date="2026-06-18T14:10:48Z">
        <w:r>
          <w:rPr>
            <w:rFonts w:ascii="Times New Roman" w:hAnsi="Times New Roman" w:eastAsia="宋体" w:cs="Arial"/>
            <w:sz w:val="24"/>
            <w:szCs w:val="24"/>
            <w:lang w:val="en-GB"/>
          </w:rPr>
          <w:object>
            <v:shape id="_x0000_i1138" o:spt="75" type="#_x0000_t75" style="height:15.65pt;width:30.7pt;" o:ole="t" filled="f" o:preferrelative="t" stroked="f" coordsize="21600,21600">
              <v:path/>
              <v:fill on="f" focussize="0,0"/>
              <v:stroke on="f" joinstyle="miter"/>
              <v:imagedata r:id="rId240" o:title=""/>
              <o:lock v:ext="edit" aspectratio="t"/>
              <w10:wrap type="none"/>
              <w10:anchorlock/>
            </v:shape>
            <o:OLEObject Type="Embed" ProgID="Equation.DSMT4" ShapeID="_x0000_i1138" DrawAspect="Content" ObjectID="_1468075838" r:id="rId239">
              <o:LockedField>false</o:LockedField>
            </o:OLEObject>
          </w:object>
        </w:r>
      </w:del>
      <w:del w:id="718" w:author="张瑞鹏" w:date="2026-06-18T14:10:48Z"/>
      <w:del w:id="719" w:author="张瑞鹏" w:date="2026-06-18T14:10:48Z">
        <w:r>
          <w:rPr>
            <w:rFonts w:ascii="Times New Roman" w:hAnsi="Times New Roman" w:eastAsia="宋体" w:cs="Arial"/>
            <w:sz w:val="24"/>
            <w:szCs w:val="24"/>
            <w:lang w:val="en-GB"/>
          </w:rPr>
          <w:delText>，因此，即使对于有数十万的边界网格单元的问题，其求解时间也是可以接受的。</w:delText>
        </w:r>
      </w:del>
    </w:p>
    <w:p w14:paraId="376C838A">
      <w:pPr>
        <w:pStyle w:val="2"/>
        <w:numPr>
          <w:ilvl w:val="0"/>
          <w:numId w:val="21"/>
        </w:numPr>
        <w:ind w:left="360" w:hanging="360"/>
        <w:rPr>
          <w:rFonts w:eastAsia="黑体" w:cs="Times New Roman"/>
          <w:sz w:val="36"/>
          <w:szCs w:val="36"/>
        </w:rPr>
      </w:pPr>
      <w:bookmarkStart w:id="62" w:name="_Toc232613805"/>
      <w:r>
        <w:rPr>
          <w:rFonts w:eastAsia="黑体" w:cs="Times New Roman"/>
          <w:sz w:val="36"/>
          <w:szCs w:val="36"/>
        </w:rPr>
        <w:t>凹凸角点处边界层网格生成特殊处理算法</w:t>
      </w:r>
      <w:r>
        <w:rPr>
          <w:rFonts w:hint="eastAsia" w:eastAsia="黑体" w:cs="Times New Roman"/>
          <w:sz w:val="36"/>
          <w:szCs w:val="36"/>
        </w:rPr>
        <w:t>模块</w:t>
      </w:r>
      <w:bookmarkEnd w:id="62"/>
    </w:p>
    <w:p w14:paraId="0F53E79C">
      <w:pPr>
        <w:widowControl/>
        <w:spacing w:after="120" w:afterLines="50" w:line="360" w:lineRule="auto"/>
        <w:ind w:firstLine="480" w:firstLineChars="200"/>
        <w:textAlignment w:val="center"/>
        <w:rPr>
          <w:rFonts w:ascii="Times New Roman" w:hAnsi="Times New Roman" w:eastAsia="宋体" w:cs="Arial"/>
          <w:sz w:val="24"/>
          <w:szCs w:val="24"/>
        </w:rPr>
      </w:pPr>
      <w:r>
        <w:rPr>
          <w:rFonts w:ascii="Times New Roman" w:hAnsi="Times New Roman" w:eastAsia="宋体" w:cs="Arial"/>
          <w:sz w:val="24"/>
          <w:szCs w:val="24"/>
        </w:rPr>
        <w:t>在传统的前沿层进法（</w:t>
      </w:r>
      <w:r>
        <w:rPr>
          <w:rFonts w:ascii="Times New Roman" w:hAnsi="Times New Roman" w:eastAsia="宋体" w:cs="Times New Roman"/>
          <w:sz w:val="24"/>
          <w:szCs w:val="24"/>
        </w:rPr>
        <w:t>Advancing</w:t>
      </w:r>
      <w:r>
        <w:rPr>
          <w:rFonts w:ascii="Times New Roman" w:hAnsi="Times New Roman" w:eastAsia="宋体" w:cs="Arial"/>
          <w:sz w:val="24"/>
          <w:szCs w:val="24"/>
        </w:rPr>
        <w:t xml:space="preserve"> </w:t>
      </w:r>
      <w:r>
        <w:rPr>
          <w:rFonts w:ascii="Times New Roman" w:hAnsi="Times New Roman" w:eastAsia="宋体" w:cs="Times New Roman"/>
          <w:sz w:val="24"/>
          <w:szCs w:val="24"/>
        </w:rPr>
        <w:t>Layer</w:t>
      </w:r>
      <w:r>
        <w:rPr>
          <w:rFonts w:ascii="Times New Roman" w:hAnsi="Times New Roman" w:eastAsia="宋体" w:cs="Arial"/>
          <w:sz w:val="24"/>
          <w:szCs w:val="24"/>
        </w:rPr>
        <w:t xml:space="preserve"> </w:t>
      </w:r>
      <w:r>
        <w:rPr>
          <w:rFonts w:ascii="Times New Roman" w:hAnsi="Times New Roman" w:eastAsia="宋体" w:cs="Times New Roman"/>
          <w:sz w:val="24"/>
          <w:szCs w:val="24"/>
        </w:rPr>
        <w:t>Method</w:t>
      </w:r>
      <w:r>
        <w:rPr>
          <w:rFonts w:ascii="Times New Roman" w:hAnsi="Times New Roman" w:eastAsia="宋体" w:cs="Arial"/>
          <w:sz w:val="24"/>
          <w:szCs w:val="24"/>
        </w:rPr>
        <w:t xml:space="preserve">, </w:t>
      </w:r>
      <w:r>
        <w:rPr>
          <w:rFonts w:ascii="Times New Roman" w:hAnsi="Times New Roman" w:eastAsia="宋体" w:cs="Times New Roman"/>
          <w:sz w:val="24"/>
          <w:szCs w:val="24"/>
        </w:rPr>
        <w:t>ALM</w:t>
      </w:r>
      <w:r>
        <w:rPr>
          <w:rFonts w:ascii="Times New Roman" w:hAnsi="Times New Roman" w:eastAsia="宋体" w:cs="Arial"/>
          <w:sz w:val="24"/>
          <w:szCs w:val="24"/>
        </w:rPr>
        <w:t>）中，前沿点层进法向的计算通常包括两个步骤：局部初始法向计算和法向后处理（含光顺）。该划分策略的主要优点在于，初始法向计算可被严格建模为一个局部网格质量优化问题，从而简化算法设计与实现。单一顶点法向策略无法在复杂棱边/角点附近始终生成高质量甚至合法的网格单元。尖锐角点处极易产生严重扭曲的单元，而两个合理的法向方向则可显著缓解此类畸变。在三维情形下，单一顶点法向可能导致在复杂角点处无法找到对所有邻接面均可见的法向。例如一个双立方体组合算例，在同时包含凹脊与凸脊的复杂角点处不存在合法的唯一法向；然而，两个法向可将可视约束分解为两个子约束，从而保证可视性。</w:t>
      </w:r>
    </w:p>
    <w:p w14:paraId="20E906F1">
      <w:pPr>
        <w:widowControl/>
        <w:spacing w:after="120" w:afterLines="50" w:line="360" w:lineRule="auto"/>
        <w:ind w:firstLine="480" w:firstLineChars="200"/>
        <w:textAlignment w:val="center"/>
        <w:rPr>
          <w:rFonts w:ascii="Times New Roman" w:hAnsi="Times New Roman" w:eastAsia="宋体" w:cs="Arial"/>
          <w:sz w:val="24"/>
          <w:szCs w:val="24"/>
        </w:rPr>
      </w:pPr>
      <w:r>
        <w:rPr>
          <w:rFonts w:ascii="Times New Roman" w:hAnsi="Times New Roman" w:eastAsia="宋体" w:cs="Arial"/>
          <w:sz w:val="24"/>
          <w:szCs w:val="24"/>
        </w:rPr>
        <w:t>为解决上述问题，应从单一顶点挤出多个法向，现有文献中已有大量研究支持这一范式。</w:t>
      </w:r>
      <w:r>
        <w:rPr>
          <w:rFonts w:ascii="Times New Roman" w:hAnsi="Times New Roman" w:eastAsia="宋体" w:cs="Times New Roman"/>
          <w:sz w:val="24"/>
          <w:szCs w:val="24"/>
        </w:rPr>
        <w:t>Löhner</w:t>
      </w:r>
      <w:r>
        <w:rPr>
          <w:rFonts w:ascii="Times New Roman" w:hAnsi="Times New Roman" w:eastAsia="宋体" w:cs="Arial"/>
          <w:sz w:val="24"/>
          <w:szCs w:val="24"/>
        </w:rPr>
        <w:t xml:space="preserve"> 等人较早开展了多法向尝试：当某顶点周围面片二面角之差超过预设阈值时，即生成新的法向。同年，</w:t>
      </w:r>
      <w:r>
        <w:rPr>
          <w:rFonts w:ascii="Times New Roman" w:hAnsi="Times New Roman" w:eastAsia="宋体" w:cs="Times New Roman"/>
          <w:sz w:val="24"/>
          <w:szCs w:val="24"/>
        </w:rPr>
        <w:t>Garimella</w:t>
      </w:r>
      <w:r>
        <w:rPr>
          <w:rFonts w:ascii="Times New Roman" w:hAnsi="Times New Roman" w:eastAsia="宋体" w:cs="Arial"/>
          <w:sz w:val="24"/>
          <w:szCs w:val="24"/>
        </w:rPr>
        <w:t xml:space="preserve"> 等人提出了一种多法向方法，用于在生成正交网格单元后填补凸脊附近的间隙，并将多法向的应用扩展至非流形边界。</w:t>
      </w:r>
      <w:r>
        <w:rPr>
          <w:rFonts w:ascii="Times New Roman" w:hAnsi="Times New Roman" w:eastAsia="宋体" w:cs="Times New Roman"/>
          <w:sz w:val="24"/>
          <w:szCs w:val="24"/>
        </w:rPr>
        <w:t>Sharov</w:t>
      </w:r>
      <w:r>
        <w:rPr>
          <w:rFonts w:ascii="Times New Roman" w:hAnsi="Times New Roman" w:eastAsia="宋体" w:cs="Arial"/>
          <w:sz w:val="24"/>
          <w:szCs w:val="24"/>
        </w:rPr>
        <w:t xml:space="preserve"> 等人利用体网格优化和各向异性表面网格，克服了单法向方法的不足，在复杂角点处获得了与多法向方法同等质量的网格。</w:t>
      </w:r>
      <w:r>
        <w:rPr>
          <w:rFonts w:ascii="Times New Roman" w:hAnsi="Times New Roman" w:eastAsia="宋体" w:cs="Times New Roman"/>
          <w:sz w:val="24"/>
          <w:szCs w:val="24"/>
        </w:rPr>
        <w:t>Ito</w:t>
      </w:r>
      <w:r>
        <w:rPr>
          <w:rFonts w:ascii="Times New Roman" w:hAnsi="Times New Roman" w:eastAsia="宋体" w:cs="Arial"/>
          <w:sz w:val="24"/>
          <w:szCs w:val="24"/>
        </w:rPr>
        <w:t xml:space="preserve"> 等人提出了虚拟单元（</w:t>
      </w:r>
      <w:r>
        <w:rPr>
          <w:rFonts w:ascii="Times New Roman" w:hAnsi="Times New Roman" w:eastAsia="宋体" w:cs="Times New Roman"/>
          <w:sz w:val="24"/>
          <w:szCs w:val="24"/>
        </w:rPr>
        <w:t>virtual</w:t>
      </w:r>
      <w:r>
        <w:rPr>
          <w:rFonts w:ascii="Times New Roman" w:hAnsi="Times New Roman" w:eastAsia="宋体" w:cs="Arial"/>
          <w:sz w:val="24"/>
          <w:szCs w:val="24"/>
        </w:rPr>
        <w:t xml:space="preserve"> </w:t>
      </w:r>
      <w:r>
        <w:rPr>
          <w:rFonts w:ascii="Times New Roman" w:hAnsi="Times New Roman" w:eastAsia="宋体" w:cs="Times New Roman"/>
          <w:sz w:val="24"/>
          <w:szCs w:val="24"/>
        </w:rPr>
        <w:t>elements</w:t>
      </w:r>
      <w:r>
        <w:rPr>
          <w:rFonts w:ascii="Times New Roman" w:hAnsi="Times New Roman" w:eastAsia="宋体" w:cs="Arial"/>
          <w:sz w:val="24"/>
          <w:szCs w:val="24"/>
        </w:rPr>
        <w:t>）概念，在拓扑层面统一了单法向与多法向方法。</w:t>
      </w:r>
      <w:r>
        <w:rPr>
          <w:rFonts w:ascii="Times New Roman" w:hAnsi="Times New Roman" w:eastAsia="宋体" w:cs="Times New Roman"/>
          <w:sz w:val="24"/>
          <w:szCs w:val="24"/>
        </w:rPr>
        <w:t>Athanasiadis</w:t>
      </w:r>
      <w:r>
        <w:rPr>
          <w:rFonts w:ascii="Times New Roman" w:hAnsi="Times New Roman" w:eastAsia="宋体" w:cs="Arial"/>
          <w:sz w:val="24"/>
          <w:szCs w:val="24"/>
        </w:rPr>
        <w:t xml:space="preserve"> 等人通过追踪棱柱单元的折叠与展开操作，分别在凹区和凸区拟合距离场。</w:t>
      </w:r>
      <w:r>
        <w:rPr>
          <w:rFonts w:ascii="Times New Roman" w:hAnsi="Times New Roman" w:eastAsia="宋体" w:cs="Times New Roman"/>
          <w:sz w:val="24"/>
          <w:szCs w:val="24"/>
        </w:rPr>
        <w:t>Kim</w:t>
      </w:r>
      <w:r>
        <w:rPr>
          <w:rFonts w:ascii="Times New Roman" w:hAnsi="Times New Roman" w:eastAsia="宋体" w:cs="Arial"/>
          <w:sz w:val="24"/>
          <w:szCs w:val="24"/>
        </w:rPr>
        <w:t xml:space="preserve"> 等人提出了一种表面网格偏移方法，通过沿顶点的多个法向矢量移动所有顶点来实现。</w:t>
      </w:r>
      <w:r>
        <w:rPr>
          <w:rFonts w:ascii="Times New Roman" w:hAnsi="Times New Roman" w:eastAsia="宋体" w:cs="Times New Roman"/>
          <w:sz w:val="24"/>
          <w:szCs w:val="24"/>
        </w:rPr>
        <w:t>Aubry</w:t>
      </w:r>
      <w:r>
        <w:rPr>
          <w:rFonts w:ascii="Times New Roman" w:hAnsi="Times New Roman" w:eastAsia="宋体" w:cs="Arial"/>
          <w:sz w:val="24"/>
          <w:szCs w:val="24"/>
        </w:rPr>
        <w:t xml:space="preserve"> 等人提出了一种配置分类法（</w:t>
      </w:r>
      <w:r>
        <w:rPr>
          <w:rFonts w:ascii="Times New Roman" w:hAnsi="Times New Roman" w:eastAsia="宋体" w:cs="Times New Roman"/>
          <w:sz w:val="24"/>
          <w:szCs w:val="24"/>
        </w:rPr>
        <w:t>taxonomy</w:t>
      </w:r>
      <w:r>
        <w:rPr>
          <w:rFonts w:ascii="Times New Roman" w:hAnsi="Times New Roman" w:eastAsia="宋体" w:cs="Arial"/>
          <w:sz w:val="24"/>
          <w:szCs w:val="24"/>
        </w:rPr>
        <w:t xml:space="preserve"> </w:t>
      </w:r>
      <w:r>
        <w:rPr>
          <w:rFonts w:ascii="Times New Roman" w:hAnsi="Times New Roman" w:eastAsia="宋体" w:cs="Times New Roman"/>
          <w:sz w:val="24"/>
          <w:szCs w:val="24"/>
        </w:rPr>
        <w:t>of</w:t>
      </w:r>
      <w:r>
        <w:rPr>
          <w:rFonts w:ascii="Times New Roman" w:hAnsi="Times New Roman" w:eastAsia="宋体" w:cs="Arial"/>
          <w:sz w:val="24"/>
          <w:szCs w:val="24"/>
        </w:rPr>
        <w:t xml:space="preserve"> </w:t>
      </w:r>
      <w:r>
        <w:rPr>
          <w:rFonts w:ascii="Times New Roman" w:hAnsi="Times New Roman" w:eastAsia="宋体" w:cs="Times New Roman"/>
          <w:sz w:val="24"/>
          <w:szCs w:val="24"/>
        </w:rPr>
        <w:t>configurations</w:t>
      </w:r>
      <w:r>
        <w:rPr>
          <w:rFonts w:ascii="Times New Roman" w:hAnsi="Times New Roman" w:eastAsia="宋体" w:cs="Arial"/>
          <w:sz w:val="24"/>
          <w:szCs w:val="24"/>
        </w:rPr>
        <w:t xml:space="preserve">）以解决虚拟拓扑生成问题，该方法根据顶点周围的凸脊与凹脊数量对表面网格顶点进行分类并分别处理。作者认为，该工作建立了 </w:t>
      </w:r>
      <w:r>
        <w:rPr>
          <w:rFonts w:ascii="Times New Roman" w:hAnsi="Times New Roman" w:eastAsia="宋体" w:cs="Times New Roman"/>
          <w:sz w:val="24"/>
          <w:szCs w:val="24"/>
        </w:rPr>
        <w:t>ALM</w:t>
      </w:r>
      <w:r>
        <w:rPr>
          <w:rFonts w:ascii="Times New Roman" w:hAnsi="Times New Roman" w:eastAsia="宋体" w:cs="Arial"/>
          <w:sz w:val="24"/>
          <w:szCs w:val="24"/>
        </w:rPr>
        <w:t xml:space="preserve"> 多法向方法的基本框架，能够处理绝大多数（但仍未达到 </w:t>
      </w:r>
      <w:r>
        <w:rPr>
          <w:rFonts w:ascii="Times New Roman" w:hAnsi="Times New Roman" w:eastAsia="宋体" w:cs="Times New Roman"/>
          <w:sz w:val="24"/>
          <w:szCs w:val="24"/>
        </w:rPr>
        <w:t>100</w:t>
      </w:r>
      <w:r>
        <w:rPr>
          <w:rFonts w:ascii="Times New Roman" w:hAnsi="Times New Roman" w:eastAsia="宋体" w:cs="Arial"/>
          <w:sz w:val="24"/>
          <w:szCs w:val="24"/>
        </w:rPr>
        <w:t>%）工业级模型；因此，</w:t>
      </w:r>
      <w:r>
        <w:rPr>
          <w:rFonts w:ascii="Times New Roman" w:hAnsi="Times New Roman" w:eastAsia="宋体" w:cs="Times New Roman"/>
          <w:sz w:val="24"/>
          <w:szCs w:val="24"/>
        </w:rPr>
        <w:t>Aubry</w:t>
      </w:r>
      <w:r>
        <w:rPr>
          <w:rFonts w:ascii="Times New Roman" w:hAnsi="Times New Roman" w:eastAsia="宋体" w:cs="Arial"/>
          <w:sz w:val="24"/>
          <w:szCs w:val="24"/>
        </w:rPr>
        <w:t xml:space="preserve"> 等人随后提出了一种针对混合凹凸角点的补充算法，通过对 </w:t>
      </w:r>
      <w:r>
        <w:rPr>
          <w:rFonts w:ascii="Times New Roman" w:hAnsi="Times New Roman" w:eastAsia="宋体" w:cs="Times New Roman"/>
          <w:sz w:val="24"/>
          <w:szCs w:val="24"/>
        </w:rPr>
        <w:t>Voronoi</w:t>
      </w:r>
      <w:r>
        <w:rPr>
          <w:rFonts w:ascii="Times New Roman" w:hAnsi="Times New Roman" w:eastAsia="宋体" w:cs="Arial"/>
          <w:sz w:val="24"/>
          <w:szCs w:val="24"/>
        </w:rPr>
        <w:t xml:space="preserve"> 图顶点组进行网格化，使整个算法能够通用地处理所有可能的构型。然而，基于分类的拓扑计算缺乏统一的理论模型。</w:t>
      </w:r>
      <w:r>
        <w:rPr>
          <w:rFonts w:ascii="Times New Roman" w:hAnsi="Times New Roman" w:eastAsia="宋体" w:cs="Times New Roman"/>
          <w:sz w:val="24"/>
          <w:szCs w:val="24"/>
        </w:rPr>
        <w:t>Loseille</w:t>
      </w:r>
      <w:r>
        <w:rPr>
          <w:rFonts w:ascii="Times New Roman" w:hAnsi="Times New Roman" w:eastAsia="宋体" w:cs="Arial"/>
          <w:sz w:val="24"/>
          <w:szCs w:val="24"/>
        </w:rPr>
        <w:t xml:space="preserve"> 等人提出了一种融合多法向的全局连接算子。</w:t>
      </w:r>
      <w:r>
        <w:rPr>
          <w:rFonts w:ascii="Times New Roman" w:hAnsi="Times New Roman" w:eastAsia="宋体" w:cs="Times New Roman"/>
          <w:sz w:val="24"/>
          <w:szCs w:val="24"/>
        </w:rPr>
        <w:t>Park</w:t>
      </w:r>
      <w:r>
        <w:rPr>
          <w:rFonts w:ascii="Times New Roman" w:hAnsi="Times New Roman" w:eastAsia="宋体" w:cs="Arial"/>
          <w:sz w:val="24"/>
          <w:szCs w:val="24"/>
        </w:rPr>
        <w:t xml:space="preserve"> 等人将 </w:t>
      </w:r>
      <w:r>
        <w:rPr>
          <w:rFonts w:ascii="Times New Roman" w:hAnsi="Times New Roman" w:eastAsia="宋体" w:cs="Times New Roman"/>
          <w:sz w:val="24"/>
          <w:szCs w:val="24"/>
        </w:rPr>
        <w:t>Kim</w:t>
      </w:r>
      <w:r>
        <w:rPr>
          <w:rFonts w:ascii="Times New Roman" w:hAnsi="Times New Roman" w:eastAsia="宋体" w:cs="Arial"/>
          <w:sz w:val="24"/>
          <w:szCs w:val="24"/>
        </w:rPr>
        <w:t xml:space="preserve"> 的方法应用于自适应网格生成。最近，</w:t>
      </w:r>
      <w:r>
        <w:rPr>
          <w:rFonts w:ascii="Times New Roman" w:hAnsi="Times New Roman" w:eastAsia="宋体" w:cs="Times New Roman"/>
          <w:sz w:val="24"/>
          <w:szCs w:val="24"/>
        </w:rPr>
        <w:t>Roge</w:t>
      </w:r>
      <w:r>
        <w:rPr>
          <w:rFonts w:ascii="Times New Roman" w:hAnsi="Times New Roman" w:eastAsia="宋体" w:cs="Arial"/>
          <w:sz w:val="24"/>
          <w:szCs w:val="24"/>
        </w:rPr>
        <w:t>提出了一种基于距离场的边界层网格生成算法，并将凸角点处的多法向抽象为一个二维三角剖分问题。</w:t>
      </w:r>
    </w:p>
    <w:p w14:paraId="3EE6A3CD">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在本研究中，我们在所有可能的解中寻求最优解，同时考虑了具有不同多法向数量及不同连接方式的解（包括单法向解）。本文的核心思想可分为两步：遍历所有法向位置与拓扑连接可能性，获得全部满足基本判据的初始解；在上述初始合法解集合中，采用几何与拓扑联合优化算法，寻找最优的高质量局部虚拟网格构型。</w:t>
      </w:r>
    </w:p>
    <w:p w14:paraId="3126D59A">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本文的主要贡献可归纳如下：</w:t>
      </w:r>
    </w:p>
    <w:p w14:paraId="39DD3E87">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与仅生成虚拟表面网格不同，本文在实际边界层网格生成之前，将拓扑（虚拟表面网格拓扑连接）与几何（法向方向）纳入统一考量，并将这两者的计算抽象为虚拟球面网格生成问题。最终输出结果为虚拟表面网格与第一层网格的多法向配置。</w:t>
      </w:r>
    </w:p>
    <w:p w14:paraId="77B482C1">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通过对该模型的分析，我们证明了对于任意复杂顶点，总可通过至多 个法向获得合法解，其中 为该顶点周围的凸脊数量。</w:t>
      </w:r>
    </w:p>
    <w:p w14:paraId="63090B6A">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在上述理论基础上，我们进一步明确了对有向流形（</w:t>
      </w:r>
      <w:r>
        <w:rPr>
          <w:rFonts w:ascii="Times New Roman" w:hAnsi="Times New Roman" w:eastAsia="宋体" w:cs="Times New Roman"/>
          <w:sz w:val="24"/>
          <w:szCs w:val="24"/>
        </w:rPr>
        <w:t>oriented</w:t>
      </w:r>
      <w:r>
        <w:rPr>
          <w:rFonts w:ascii="Times New Roman" w:hAnsi="Times New Roman" w:eastAsia="宋体" w:cs="Arial"/>
          <w:sz w:val="24"/>
          <w:szCs w:val="24"/>
        </w:rPr>
        <w:t xml:space="preserve"> </w:t>
      </w:r>
      <w:r>
        <w:rPr>
          <w:rFonts w:ascii="Times New Roman" w:hAnsi="Times New Roman" w:eastAsia="宋体" w:cs="Times New Roman"/>
          <w:sz w:val="24"/>
          <w:szCs w:val="24"/>
        </w:rPr>
        <w:t>manifold</w:t>
      </w:r>
      <w:r>
        <w:rPr>
          <w:rFonts w:ascii="Times New Roman" w:hAnsi="Times New Roman" w:eastAsia="宋体" w:cs="Arial"/>
          <w:sz w:val="24"/>
          <w:szCs w:val="24"/>
        </w:rPr>
        <w:t>）的定义，并提出了可视性依赖关系，包括法向–面片可视性与法向–法向可视性；该关系可利用经典计算几何算法抽象为带属性的无向图。同时，提出了一种简单方法，用于在任意流形上搜索可行的初始解。</w:t>
      </w:r>
    </w:p>
    <w:p w14:paraId="6D07D186">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采用了一种局部–全局相结合的多法向优化算法，以获取高质量的虚拟球面网格。在保证鲁棒性的前提下，我们对网格质量与算法效率进行了折中设计，使得整体算法能够在可接受的时间内应用于大型复杂模型，并在任意角点处生成有效的法向方向。</w:t>
      </w:r>
    </w:p>
    <w:p w14:paraId="2E3A2813">
      <w:pPr>
        <w:pStyle w:val="166"/>
        <w:keepNext/>
        <w:keepLines/>
        <w:widowControl/>
        <w:numPr>
          <w:ilvl w:val="0"/>
          <w:numId w:val="22"/>
        </w:numPr>
        <w:spacing w:before="140" w:line="360" w:lineRule="auto"/>
        <w:ind w:firstLineChars="0"/>
        <w:jc w:val="left"/>
        <w:outlineLvl w:val="2"/>
        <w:rPr>
          <w:rFonts w:ascii="Times New Roman" w:hAnsi="Times New Roman" w:eastAsia="黑体" w:cs="Times New Roman"/>
          <w:b/>
          <w:vanish/>
          <w:sz w:val="28"/>
          <w:szCs w:val="20"/>
        </w:rPr>
      </w:pPr>
      <w:bookmarkStart w:id="63" w:name="_Toc232613806"/>
      <w:bookmarkEnd w:id="63"/>
      <w:bookmarkStart w:id="64" w:name="_Toc232613263"/>
      <w:bookmarkEnd w:id="64"/>
      <w:bookmarkStart w:id="65" w:name="_Toc232613636"/>
      <w:bookmarkEnd w:id="65"/>
    </w:p>
    <w:p w14:paraId="3E0914A8">
      <w:pPr>
        <w:pStyle w:val="166"/>
        <w:keepNext/>
        <w:keepLines/>
        <w:widowControl/>
        <w:numPr>
          <w:ilvl w:val="1"/>
          <w:numId w:val="22"/>
        </w:numPr>
        <w:spacing w:before="140" w:line="360" w:lineRule="auto"/>
        <w:ind w:firstLineChars="0"/>
        <w:jc w:val="left"/>
        <w:outlineLvl w:val="2"/>
        <w:rPr>
          <w:rFonts w:ascii="Times New Roman" w:hAnsi="Times New Roman" w:eastAsia="黑体" w:cs="Times New Roman"/>
          <w:b/>
          <w:sz w:val="28"/>
          <w:szCs w:val="20"/>
        </w:rPr>
      </w:pPr>
      <w:bookmarkStart w:id="66" w:name="_Toc232613807"/>
      <w:r>
        <w:rPr>
          <w:rFonts w:ascii="Times New Roman" w:hAnsi="Times New Roman" w:eastAsia="黑体" w:cs="Times New Roman"/>
          <w:b/>
          <w:sz w:val="28"/>
          <w:szCs w:val="20"/>
        </w:rPr>
        <w:t>法向</w:t>
      </w:r>
      <w:r>
        <w:rPr>
          <w:rFonts w:hint="eastAsia" w:ascii="Times New Roman" w:hAnsi="Times New Roman" w:eastAsia="黑体" w:cs="Times New Roman"/>
          <w:b/>
          <w:sz w:val="28"/>
          <w:szCs w:val="20"/>
        </w:rPr>
        <w:t>的球面表示</w:t>
      </w:r>
      <w:bookmarkEnd w:id="66"/>
    </w:p>
    <w:p w14:paraId="2312777E">
      <w:pPr>
        <w:pStyle w:val="166"/>
        <w:keepNext/>
        <w:keepLines/>
        <w:widowControl/>
        <w:numPr>
          <w:ilvl w:val="2"/>
          <w:numId w:val="22"/>
        </w:numPr>
        <w:spacing w:before="140" w:line="360" w:lineRule="auto"/>
        <w:ind w:firstLineChars="0"/>
        <w:jc w:val="left"/>
        <w:outlineLvl w:val="2"/>
        <w:rPr>
          <w:rFonts w:ascii="Times New Roman" w:hAnsi="Times New Roman" w:eastAsia="黑体" w:cs="Times New Roman"/>
          <w:b/>
          <w:sz w:val="28"/>
          <w:szCs w:val="20"/>
        </w:rPr>
      </w:pPr>
      <w:bookmarkStart w:id="67" w:name="_Toc232613808"/>
      <w:r>
        <w:rPr>
          <w:rFonts w:hint="eastAsia" w:ascii="Times New Roman" w:hAnsi="Times New Roman" w:eastAsia="黑体" w:cs="Times New Roman"/>
          <w:b/>
          <w:sz w:val="28"/>
          <w:szCs w:val="20"/>
        </w:rPr>
        <w:t>术语与定义</w:t>
      </w:r>
      <w:bookmarkEnd w:id="67"/>
    </w:p>
    <w:p w14:paraId="1C0F97FB">
      <w:pPr>
        <w:pStyle w:val="166"/>
        <w:widowControl/>
        <w:numPr>
          <w:ilvl w:val="0"/>
          <w:numId w:val="22"/>
        </w:numPr>
        <w:spacing w:after="120" w:afterLines="50" w:line="360" w:lineRule="auto"/>
        <w:ind w:firstLineChars="0"/>
        <w:rPr>
          <w:rFonts w:hint="eastAsia" w:ascii="Times New Roman" w:hAnsi="Times New Roman" w:eastAsia="宋体" w:cs="Arial"/>
          <w:b/>
          <w:bCs/>
          <w:vanish/>
          <w:sz w:val="24"/>
          <w:szCs w:val="24"/>
        </w:rPr>
      </w:pPr>
    </w:p>
    <w:p w14:paraId="32C287EB">
      <w:pPr>
        <w:widowControl/>
        <w:spacing w:after="120" w:afterLines="50" w:line="360" w:lineRule="auto"/>
        <w:ind w:firstLine="480" w:firstLineChars="200"/>
        <w:rPr>
          <w:rFonts w:ascii="Times New Roman" w:hAnsi="Times New Roman" w:eastAsia="宋体" w:cs="Arial"/>
          <w:sz w:val="24"/>
          <w:szCs w:val="24"/>
        </w:rPr>
      </w:pPr>
      <w:r>
        <w:rPr>
          <w:rFonts w:hint="eastAsia" w:ascii="Times New Roman" w:hAnsi="Times New Roman" w:eastAsia="宋体" w:cs="Arial"/>
          <w:sz w:val="24"/>
          <w:szCs w:val="24"/>
        </w:rPr>
        <w:t>三维空间中的多法向可视性问题过于抽象，难以用图形化语言描述。为帮助读者更好地理解上述方案，我们先给出该问题的一些基本定义，再通过我们的语言解释单法向问题：</w:t>
      </w:r>
    </w:p>
    <w:p w14:paraId="2F6A0504">
      <w:pPr>
        <w:widowControl/>
        <w:spacing w:after="120" w:afterLines="50" w:line="360" w:lineRule="auto"/>
        <w:jc w:val="center"/>
        <w:rPr>
          <w:rFonts w:ascii="Times New Roman" w:hAnsi="Times New Roman" w:eastAsia="宋体" w:cs="Arial"/>
          <w:b/>
          <w:bCs/>
          <w:sz w:val="24"/>
          <w:szCs w:val="24"/>
        </w:rPr>
      </w:pPr>
      <w:r>
        <w:rPr>
          <w:rFonts w:ascii="Times New Roman" w:hAnsi="Times New Roman" w:eastAsia="宋体" w:cs="Arial"/>
          <w:b/>
          <w:bCs/>
          <w:sz w:val="24"/>
          <w:szCs w:val="24"/>
        </w:rPr>
        <w:drawing>
          <wp:inline distT="0" distB="0" distL="0" distR="0">
            <wp:extent cx="2781935" cy="2124075"/>
            <wp:effectExtent l="0" t="0" r="0" b="0"/>
            <wp:docPr id="846397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765" name="图片 8"/>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a:xfrm>
                      <a:off x="0" y="0"/>
                      <a:ext cx="2786043" cy="2127147"/>
                    </a:xfrm>
                    <a:prstGeom prst="rect">
                      <a:avLst/>
                    </a:prstGeom>
                    <a:noFill/>
                    <a:ln>
                      <a:noFill/>
                    </a:ln>
                  </pic:spPr>
                </pic:pic>
              </a:graphicData>
            </a:graphic>
          </wp:inline>
        </w:drawing>
      </w:r>
    </w:p>
    <w:p w14:paraId="308B7FF1">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17</w:t>
      </w:r>
      <w:r>
        <w:rPr>
          <w:rFonts w:hint="eastAsia" w:ascii="宋体" w:hAnsi="宋体" w:eastAsia="宋体"/>
          <w:b w:val="0"/>
          <w:bCs/>
        </w:rPr>
        <w:fldChar w:fldCharType="end"/>
      </w:r>
      <w:r>
        <w:rPr>
          <w:rFonts w:ascii="宋体" w:hAnsi="宋体" w:eastAsia="宋体"/>
          <w:b w:val="0"/>
          <w:bCs/>
        </w:rPr>
        <w:t>有向一致三角形集合</w:t>
      </w:r>
    </w:p>
    <w:p w14:paraId="29F41052">
      <w:pPr>
        <w:widowControl/>
        <w:spacing w:after="120" w:afterLines="50" w:line="360" w:lineRule="auto"/>
        <w:jc w:val="center"/>
        <w:rPr>
          <w:rFonts w:ascii="Times New Roman" w:hAnsi="Times New Roman" w:eastAsia="宋体" w:cs="Arial"/>
          <w:b/>
          <w:bCs/>
          <w:sz w:val="24"/>
          <w:szCs w:val="24"/>
        </w:rPr>
      </w:pPr>
      <w:r>
        <w:rPr>
          <w:rFonts w:ascii="Times New Roman" w:hAnsi="Times New Roman" w:eastAsia="宋体" w:cs="Arial"/>
          <w:b/>
          <w:bCs/>
          <w:sz w:val="24"/>
          <w:szCs w:val="24"/>
        </w:rPr>
        <w:drawing>
          <wp:inline distT="0" distB="0" distL="0" distR="0">
            <wp:extent cx="2773045" cy="1495425"/>
            <wp:effectExtent l="0" t="0" r="8255" b="0"/>
            <wp:docPr id="12292362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6272" name="图片 9"/>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a:xfrm>
                      <a:off x="0" y="0"/>
                      <a:ext cx="2776265" cy="1496920"/>
                    </a:xfrm>
                    <a:prstGeom prst="rect">
                      <a:avLst/>
                    </a:prstGeom>
                    <a:noFill/>
                    <a:ln>
                      <a:noFill/>
                    </a:ln>
                  </pic:spPr>
                </pic:pic>
              </a:graphicData>
            </a:graphic>
          </wp:inline>
        </w:drawing>
      </w:r>
    </w:p>
    <w:p w14:paraId="59C2D2D9">
      <w:pPr>
        <w:pStyle w:val="13"/>
        <w:rPr>
          <w:rFonts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18</w:t>
      </w:r>
      <w:r>
        <w:rPr>
          <w:rFonts w:hint="eastAsia" w:ascii="宋体" w:hAnsi="宋体" w:eastAsia="宋体"/>
          <w:b w:val="0"/>
          <w:bCs/>
        </w:rPr>
        <w:fldChar w:fldCharType="end"/>
      </w:r>
      <w:r>
        <w:rPr>
          <w:rFonts w:ascii="宋体" w:hAnsi="宋体" w:eastAsia="宋体"/>
          <w:b w:val="0"/>
          <w:bCs/>
        </w:rPr>
        <w:t>面片的可视性判定。平面</w:t>
      </w:r>
      <w:r>
        <w:rPr>
          <w:rFonts w:ascii="Times New Roman" w:hAnsi="Times New Roman" w:eastAsia="宋体" w:cs="Times New Roman"/>
          <w:b w:val="0"/>
          <w:bCs/>
        </w:rPr>
        <w:t>L</w:t>
      </w:r>
      <w:r>
        <w:rPr>
          <w:rFonts w:ascii="宋体" w:hAnsi="宋体" w:eastAsia="宋体"/>
          <w:b w:val="0"/>
          <w:bCs/>
        </w:rPr>
        <w:t>上方的区域被视为</w:t>
      </w:r>
      <w:r>
        <w:rPr>
          <w:rFonts w:hint="eastAsia" w:ascii="宋体" w:hAnsi="宋体" w:eastAsia="宋体"/>
          <w:b w:val="0"/>
          <w:bCs/>
        </w:rPr>
        <w:t>三角形</w:t>
      </w:r>
      <w:r>
        <w:rPr>
          <w:rFonts w:ascii="Times New Roman" w:hAnsi="Times New Roman" w:eastAsia="宋体" w:cs="Times New Roman"/>
          <w:b w:val="0"/>
          <w:bCs/>
        </w:rPr>
        <w:t>ABC</w:t>
      </w:r>
      <w:r>
        <w:rPr>
          <w:rFonts w:ascii="宋体" w:hAnsi="宋体" w:eastAsia="宋体"/>
          <w:b w:val="0"/>
          <w:bCs/>
        </w:rPr>
        <w:t>的可视区域。</w:t>
      </w:r>
    </w:p>
    <w:p w14:paraId="6986F69D">
      <w:pPr>
        <w:pStyle w:val="13"/>
        <w:rPr>
          <w:rFonts w:hint="eastAsia" w:ascii="Times New Roman" w:hAnsi="Times New Roman" w:eastAsia="宋体" w:cs="Arial"/>
          <w:b w:val="0"/>
          <w:bCs/>
          <w:sz w:val="24"/>
          <w:szCs w:val="24"/>
        </w:rPr>
      </w:pPr>
    </w:p>
    <w:p w14:paraId="24062395">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 xml:space="preserve">定义 </w:t>
      </w:r>
      <w:r>
        <w:rPr>
          <w:rFonts w:ascii="Times New Roman" w:hAnsi="Times New Roman" w:eastAsia="宋体" w:cs="Times New Roman"/>
          <w:kern w:val="0"/>
          <w:sz w:val="24"/>
          <w:szCs w:val="24"/>
        </w:rPr>
        <w:t>1​</w:t>
      </w:r>
      <w:r>
        <w:rPr>
          <w:rFonts w:ascii="宋体" w:hAnsi="宋体" w:eastAsia="宋体" w:cs="宋体"/>
          <w:kern w:val="0"/>
          <w:sz w:val="24"/>
          <w:szCs w:val="24"/>
        </w:rPr>
        <w:t xml:space="preserve"> 设</w:t>
      </w:r>
      <m:oMath>
        <m:r>
          <m:rPr>
            <m:sty m:val="p"/>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&gt;</m:t>
        </m:r>
      </m:oMath>
      <w:r>
        <w:rPr>
          <w:rFonts w:ascii="宋体" w:hAnsi="宋体" w:eastAsia="宋体" w:cs="宋体"/>
          <w:kern w:val="0"/>
          <w:sz w:val="24"/>
          <w:szCs w:val="24"/>
        </w:rPr>
        <w:t>是一对共享公共边</w:t>
      </w:r>
      <m:oMath>
        <m:r>
          <m:rPr/>
          <w:rPr>
            <w:rFonts w:ascii="Cambria Math" w:hAnsi="Cambria Math"/>
          </w:rPr>
          <m:t>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rPr>
          <w:rFonts w:ascii="宋体" w:hAnsi="宋体" w:eastAsia="宋体" w:cs="宋体"/>
          <w:kern w:val="0"/>
          <w:sz w:val="24"/>
          <w:szCs w:val="24"/>
        </w:rPr>
        <w:t>的三角形，如图</w:t>
      </w:r>
      <w:r>
        <w:rPr>
          <w:rFonts w:hint="eastAsia" w:ascii="Times New Roman" w:hAnsi="Times New Roman" w:eastAsia="宋体" w:cs="Times New Roman"/>
          <w:kern w:val="0"/>
          <w:sz w:val="24"/>
          <w:szCs w:val="24"/>
        </w:rPr>
        <w:t>17</w:t>
      </w:r>
      <w:r>
        <w:rPr>
          <w:rFonts w:ascii="宋体" w:hAnsi="宋体" w:eastAsia="宋体" w:cs="宋体"/>
          <w:kern w:val="0"/>
          <w:sz w:val="24"/>
          <w:szCs w:val="24"/>
        </w:rPr>
        <w:t>所示。如果</w:t>
      </w:r>
      <m:oMath>
        <m:r>
          <m:rPr/>
          <w:rPr>
            <w:rFonts w:ascii="Cambria Math" w:hAnsi="Cambria Math"/>
          </w:rPr>
          <m:t>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rPr>
          <w:rFonts w:ascii="宋体" w:hAnsi="宋体" w:eastAsia="宋体" w:cs="宋体"/>
          <w:kern w:val="0"/>
          <w:sz w:val="24"/>
          <w:szCs w:val="24"/>
        </w:rPr>
        <w:t>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kern w:val="0"/>
          <w:sz w:val="24"/>
          <w:szCs w:val="24"/>
        </w:rPr>
        <w:t>中的方向与它在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宋体" w:hAnsi="宋体" w:eastAsia="宋体" w:cs="宋体"/>
          <w:kern w:val="0"/>
          <w:sz w:val="24"/>
          <w:szCs w:val="24"/>
        </w:rPr>
        <w:t>中的对应方向相反，则称这些三角形的方向是一致的。</w:t>
      </w:r>
    </w:p>
    <w:p w14:paraId="1A8FC61A">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设</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cs="Times New Roman"/>
          </w:rPr>
          <m:t>1</m:t>
        </m:r>
        <m:r>
          <m:rPr>
            <m:sty m:val="p"/>
          </m:rPr>
          <w:rPr>
            <w:rFonts w:ascii="Cambria Math" w:hAnsi="Cambria Math"/>
          </w:rPr>
          <m:t>,</m:t>
        </m:r>
        <m:r>
          <m:rPr/>
          <w:rPr>
            <w:rFonts w:ascii="Cambria Math" w:hAnsi="Cambria Math" w:cs="Times New Roman"/>
          </w:rPr>
          <m:t>2</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是一组共享网格顶点</w:t>
      </w:r>
      <m:oMath>
        <m:r>
          <m:rPr/>
          <w:rPr>
            <w:rFonts w:ascii="Cambria Math" w:hAnsi="Cambria Math"/>
          </w:rPr>
          <m:t>P</m:t>
        </m:r>
      </m:oMath>
      <w:r>
        <w:rPr>
          <w:rFonts w:ascii="宋体" w:hAnsi="宋体" w:eastAsia="宋体" w:cs="宋体"/>
          <w:kern w:val="0"/>
          <w:sz w:val="24"/>
          <w:szCs w:val="24"/>
        </w:rPr>
        <w:t>的相连三角形。如果任意一对满足方程</w:t>
      </w:r>
      <m:oMath>
        <m:r>
          <m:rPr>
            <m:sty m:val="p"/>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&gt;</m:t>
        </m:r>
        <m:d>
          <m:dPr>
            <m:ctrlPr>
              <w:rPr>
                <w:rFonts w:ascii="Cambria Math" w:hAnsi="Cambria Math"/>
              </w:rPr>
            </m:ctrlPr>
          </m:dPr>
          <m:e>
            <m:r>
              <m:rPr/>
              <w:rPr>
                <w:rFonts w:ascii="Cambria Math" w:hAnsi="Cambria Math" w:cs="Times New Roman"/>
              </w:rPr>
              <m:t>1</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r>
              <m:rPr/>
              <w:rPr>
                <w:rFonts w:ascii="Cambria Math" w:hAnsi="Cambria Math"/>
              </w:rPr>
              <m:t>j</m:t>
            </m:r>
            <m:r>
              <m:rPr>
                <m:sty m:val="p"/>
              </m:rPr>
              <w:rPr>
                <w:rFonts w:ascii="Cambria Math" w:hAnsi="Cambria Math"/>
              </w:rPr>
              <m:t>=</m:t>
            </m:r>
            <m:d>
              <m:dPr>
                <m:ctrlPr>
                  <w:rPr>
                    <w:rFonts w:ascii="Cambria Math" w:hAnsi="Cambria Math"/>
                  </w:rPr>
                </m:ctrlPr>
              </m:dPr>
              <m:e>
                <m:r>
                  <m:rPr/>
                  <w:rPr>
                    <w:rFonts w:ascii="Cambria Math" w:hAnsi="Cambria Math"/>
                  </w:rPr>
                  <m:t>i</m:t>
                </m:r>
                <m:r>
                  <m:rPr>
                    <m:nor/>
                    <m:sty m:val="p"/>
                  </m:rPr>
                  <w:rPr>
                    <w:rFonts w:ascii="Times New Roman" w:hAnsi="Times New Roman" w:cs="Times New Roman"/>
                  </w:rPr>
                  <m:t>mod</m:t>
                </m:r>
                <m:r>
                  <m:rPr>
                    <m:nor/>
                    <m:sty m:val="p"/>
                  </m:rPr>
                  <m:t xml:space="preserve"> </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r>
                  <m:rPr/>
                  <w:rPr>
                    <w:rFonts w:ascii="Cambria Math" w:hAnsi="Cambria Math" w:cs="Times New Roman"/>
                  </w:rPr>
                  <m:t>1</m:t>
                </m:r>
                <m:ctrlPr>
                  <w:rPr>
                    <w:rFonts w:ascii="Cambria Math" w:hAnsi="Cambria Math"/>
                  </w:rPr>
                </m:ctrlPr>
              </m:e>
            </m:d>
            <m:ctrlPr>
              <w:rPr>
                <w:rFonts w:ascii="Cambria Math" w:hAnsi="Cambria Math"/>
              </w:rPr>
            </m:ctrlPr>
          </m:e>
        </m:d>
      </m:oMath>
      <w:r>
        <w:rPr>
          <w:rFonts w:ascii="宋体" w:hAnsi="宋体" w:eastAsia="宋体" w:cs="宋体"/>
          <w:kern w:val="0"/>
          <w:sz w:val="24"/>
          <w:szCs w:val="24"/>
        </w:rPr>
        <w:t>（</w:t>
      </w:r>
      <m:oMath>
        <m:r>
          <m:rPr/>
          <w:rPr>
            <w:rFonts w:hint="eastAsia" w:ascii="Cambria Math" w:hAnsi="Cambria Math" w:eastAsia="宋体" w:cs="宋体"/>
            <w:kern w:val="0"/>
            <w:sz w:val="24"/>
            <w:szCs w:val="24"/>
          </w:rPr>
          <m:t>i</m:t>
        </m:r>
      </m:oMath>
      <w:r>
        <w:rPr>
          <w:rFonts w:ascii="宋体" w:hAnsi="宋体" w:eastAsia="宋体" w:cs="宋体"/>
          <w:kern w:val="0"/>
          <w:sz w:val="24"/>
          <w:szCs w:val="24"/>
        </w:rPr>
        <w:t>和</w:t>
      </w:r>
      <m:oMath>
        <m:r>
          <m:rPr/>
          <w:rPr>
            <w:rFonts w:hint="eastAsia" w:ascii="Cambria Math" w:hAnsi="Cambria Math" w:eastAsia="宋体" w:cs="宋体"/>
            <w:kern w:val="0"/>
            <w:sz w:val="24"/>
            <w:szCs w:val="24"/>
          </w:rPr>
          <m:t>j</m:t>
        </m:r>
      </m:oMath>
      <w:r>
        <w:rPr>
          <w:rFonts w:ascii="宋体" w:hAnsi="宋体" w:eastAsia="宋体" w:cs="宋体"/>
          <w:kern w:val="0"/>
          <w:sz w:val="24"/>
          <w:szCs w:val="24"/>
        </w:rPr>
        <w:t>在此方程中连续）的三角形方向一致，则称</w:t>
      </w:r>
      <m:oMath>
        <m:r>
          <m:rPr/>
          <w:rPr>
            <w:rFonts w:ascii="Cambria Math" w:hAnsi="Cambria Math"/>
          </w:rPr>
          <m:t>F</m:t>
        </m:r>
      </m:oMath>
      <w:r>
        <w:rPr>
          <w:rFonts w:ascii="宋体" w:hAnsi="宋体" w:eastAsia="宋体" w:cs="宋体"/>
          <w:kern w:val="0"/>
          <w:sz w:val="24"/>
          <w:szCs w:val="24"/>
        </w:rPr>
        <w:t>为顶点</w:t>
      </w:r>
      <m:oMath>
        <m:r>
          <m:rPr/>
          <w:rPr>
            <w:rFonts w:ascii="Cambria Math" w:hAnsi="Cambria Math"/>
          </w:rPr>
          <m:t>P</m:t>
        </m:r>
      </m:oMath>
      <w:r>
        <w:rPr>
          <w:rFonts w:ascii="宋体" w:hAnsi="宋体" w:eastAsia="宋体" w:cs="宋体"/>
          <w:kern w:val="0"/>
          <w:sz w:val="24"/>
          <w:szCs w:val="24"/>
        </w:rPr>
        <w:t>的有向流形。</w:t>
      </w:r>
    </w:p>
    <w:p w14:paraId="18AF850D">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 xml:space="preserve">定义 </w:t>
      </w:r>
      <w:r>
        <w:rPr>
          <w:rFonts w:ascii="Times New Roman" w:hAnsi="Times New Roman" w:eastAsia="宋体" w:cs="Times New Roman"/>
          <w:kern w:val="0"/>
          <w:sz w:val="24"/>
          <w:szCs w:val="24"/>
        </w:rPr>
        <w:t>2​</w:t>
      </w:r>
      <w:r>
        <w:rPr>
          <w:rFonts w:ascii="宋体" w:hAnsi="宋体" w:eastAsia="宋体" w:cs="宋体"/>
          <w:kern w:val="0"/>
          <w:sz w:val="24"/>
          <w:szCs w:val="24"/>
        </w:rPr>
        <w:t xml:space="preserve"> （可视区域） 设</w:t>
      </w:r>
      <m:oMath>
        <m:r>
          <m:rPr/>
          <w:rPr>
            <w:rFonts w:ascii="Cambria Math" w:hAnsi="Cambria Math"/>
          </w:rPr>
          <m:t>f</m:t>
        </m:r>
        <m:r>
          <m:rPr>
            <m:sty m:val="p"/>
          </m:rPr>
          <w:rPr>
            <w:rFonts w:ascii="Cambria Math" w:hAnsi="Cambria Math"/>
          </w:rPr>
          <m:t>=△</m:t>
        </m:r>
        <m:r>
          <m:rPr/>
          <w:rPr>
            <w:rFonts w:ascii="Cambria Math" w:hAnsi="Cambria Math"/>
          </w:rPr>
          <m:t>ABC</m:t>
        </m:r>
      </m:oMath>
      <w:r>
        <w:rPr>
          <w:rFonts w:ascii="宋体" w:hAnsi="宋体" w:eastAsia="宋体" w:cs="宋体"/>
          <w:kern w:val="0"/>
          <w:sz w:val="24"/>
          <w:szCs w:val="24"/>
        </w:rPr>
        <w:t>为一个三角形面片，为图</w:t>
      </w:r>
      <w:r>
        <w:rPr>
          <w:rFonts w:hint="eastAsia" w:ascii="Times New Roman" w:hAnsi="Times New Roman" w:eastAsia="宋体" w:cs="Times New Roman"/>
          <w:kern w:val="0"/>
          <w:sz w:val="24"/>
          <w:szCs w:val="24"/>
        </w:rPr>
        <w:t>18</w:t>
      </w:r>
      <w:r>
        <w:rPr>
          <w:rFonts w:ascii="宋体" w:hAnsi="宋体" w:eastAsia="宋体" w:cs="宋体"/>
          <w:kern w:val="0"/>
          <w:sz w:val="24"/>
          <w:szCs w:val="24"/>
        </w:rPr>
        <w:t>中所示的一点。令</w:t>
      </w:r>
      <m:oMath>
        <m:acc>
          <m:accPr>
            <m:chr m:val="⃗"/>
            <m:ctrlPr>
              <w:rPr>
                <w:rFonts w:ascii="Cambria Math" w:hAnsi="Cambria Math"/>
              </w:rPr>
            </m:ctrlPr>
          </m:accPr>
          <m:e>
            <m:r>
              <m:rPr/>
              <w:rPr>
                <w:rFonts w:ascii="Cambria Math" w:hAnsi="Cambria Math"/>
              </w:rPr>
              <m:t>AN</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AB</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BC</m:t>
            </m:r>
            <m:ctrlPr>
              <w:rPr>
                <w:rFonts w:ascii="Cambria Math" w:hAnsi="Cambria Math"/>
              </w:rPr>
            </m:ctrlPr>
          </m:e>
        </m:acc>
        <m:r>
          <m:rPr>
            <m:sty m:val="p"/>
          </m:rPr>
          <w:rPr>
            <w:rFonts w:ascii="Cambria Math" w:hAnsi="Cambria Math"/>
          </w:rPr>
          <m:t>,</m:t>
        </m:r>
        <m:r>
          <m:rPr/>
          <w:rPr>
            <w:rFonts w:ascii="Cambria Math" w:hAnsi="Cambria Math"/>
          </w:rPr>
          <m:t>P</m:t>
        </m:r>
      </m:oMath>
      <w:r>
        <w:rPr>
          <w:rFonts w:ascii="宋体" w:hAnsi="宋体" w:eastAsia="宋体" w:cs="宋体"/>
          <w:kern w:val="0"/>
          <w:sz w:val="24"/>
          <w:szCs w:val="24"/>
        </w:rPr>
        <w:t>，如果</w:t>
      </w:r>
      <m:oMath>
        <m:acc>
          <m:accPr>
            <m:chr m:val="⃗"/>
            <m:ctrlPr>
              <w:rPr>
                <w:rFonts w:ascii="Cambria Math" w:hAnsi="Cambria Math"/>
              </w:rPr>
            </m:ctrlPr>
          </m:accPr>
          <m:e>
            <m:r>
              <m:rPr/>
              <w:rPr>
                <w:rFonts w:ascii="Cambria Math" w:hAnsi="Cambria Math"/>
              </w:rPr>
              <m:t>AN</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AP</m:t>
            </m:r>
            <m:ctrlPr>
              <w:rPr>
                <w:rFonts w:ascii="Cambria Math" w:hAnsi="Cambria Math"/>
              </w:rPr>
            </m:ctrlPr>
          </m:e>
        </m:acc>
        <m:r>
          <m:rPr>
            <m:sty m:val="p"/>
          </m:rPr>
          <w:rPr>
            <w:rFonts w:ascii="Cambria Math" w:hAnsi="Cambria Math"/>
          </w:rPr>
          <m:t>&gt;</m:t>
        </m:r>
        <m:r>
          <m:rPr/>
          <w:rPr>
            <w:rFonts w:ascii="Cambria Math" w:hAnsi="Cambria Math" w:cs="Times New Roman"/>
          </w:rPr>
          <m:t>0</m:t>
        </m:r>
        <m:r>
          <m:rPr>
            <m:sty m:val="p"/>
          </m:rPr>
          <w:rPr>
            <w:rFonts w:ascii="Cambria Math" w:hAnsi="Cambria Math"/>
          </w:rPr>
          <m:t>.</m:t>
        </m:r>
      </m:oMath>
      <w:r>
        <w:rPr>
          <w:rFonts w:ascii="宋体" w:hAnsi="宋体" w:eastAsia="宋体" w:cs="宋体"/>
          <w:kern w:val="0"/>
          <w:sz w:val="24"/>
          <w:szCs w:val="24"/>
        </w:rPr>
        <w:t>，则称点</w:t>
      </w:r>
      <m:oMath>
        <m:r>
          <m:rPr/>
          <w:rPr>
            <w:rFonts w:ascii="Cambria Math" w:hAnsi="Cambria Math"/>
          </w:rPr>
          <m:t>P</m:t>
        </m:r>
      </m:oMath>
      <w:r>
        <w:rPr>
          <w:rFonts w:ascii="宋体" w:hAnsi="宋体" w:eastAsia="宋体" w:cs="宋体"/>
          <w:kern w:val="0"/>
          <w:sz w:val="24"/>
          <w:szCs w:val="24"/>
        </w:rPr>
        <w:t>对面片</w:t>
      </w:r>
      <m:oMath>
        <m:r>
          <m:rPr/>
          <w:rPr>
            <w:rFonts w:ascii="Cambria Math" w:hAnsi="Cambria Math"/>
          </w:rPr>
          <m:t>f</m:t>
        </m:r>
      </m:oMath>
      <w:r>
        <w:rPr>
          <w:rFonts w:ascii="宋体" w:hAnsi="宋体" w:eastAsia="宋体" w:cs="宋体"/>
          <w:kern w:val="0"/>
          <w:sz w:val="24"/>
          <w:szCs w:val="24"/>
        </w:rPr>
        <w:t>可视。所有满足条件的点 的集合构成了连续区域，称为</w:t>
      </w:r>
      <m:oMath>
        <m:r>
          <m:rPr/>
          <w:rPr>
            <w:rFonts w:ascii="Cambria Math" w:hAnsi="Cambria Math"/>
          </w:rPr>
          <m:t>f</m:t>
        </m:r>
      </m:oMath>
      <w:r>
        <w:rPr>
          <w:rFonts w:ascii="宋体" w:hAnsi="宋体" w:eastAsia="宋体" w:cs="宋体"/>
          <w:kern w:val="0"/>
          <w:sz w:val="24"/>
          <w:szCs w:val="24"/>
        </w:rPr>
        <w:t>的可见区域，记为</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Sub>
      </m:oMath>
      <w:r>
        <w:rPr>
          <w:rFonts w:ascii="宋体" w:hAnsi="宋体" w:eastAsia="宋体" w:cs="宋体"/>
          <w:kern w:val="0"/>
          <w:sz w:val="24"/>
          <w:szCs w:val="24"/>
        </w:rPr>
        <w:t>，如图</w:t>
      </w:r>
      <w:r>
        <w:rPr>
          <w:rFonts w:hint="eastAsia" w:ascii="Times New Roman" w:hAnsi="Times New Roman" w:eastAsia="宋体" w:cs="Times New Roman"/>
          <w:kern w:val="0"/>
          <w:sz w:val="24"/>
          <w:szCs w:val="24"/>
        </w:rPr>
        <w:t>18</w:t>
      </w:r>
      <w:r>
        <w:rPr>
          <w:rFonts w:ascii="宋体" w:hAnsi="宋体" w:eastAsia="宋体" w:cs="宋体"/>
          <w:kern w:val="0"/>
          <w:sz w:val="24"/>
          <w:szCs w:val="24"/>
        </w:rPr>
        <w:t>所示。</w:t>
      </w:r>
    </w:p>
    <w:p w14:paraId="55C1B249">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此外，设</w:t>
      </w:r>
      <m:oMath>
        <m:r>
          <m:rPr/>
          <w:rPr>
            <w:rFonts w:ascii="Cambria Math" w:hAnsi="Cambria Math"/>
          </w:rPr>
          <m:t>L</m:t>
        </m:r>
      </m:oMath>
      <w:r>
        <w:rPr>
          <w:rFonts w:ascii="宋体" w:hAnsi="宋体" w:eastAsia="宋体" w:cs="宋体"/>
          <w:kern w:val="0"/>
          <w:sz w:val="24"/>
          <w:szCs w:val="24"/>
        </w:rPr>
        <w:t>为面片</w:t>
      </w:r>
      <m:oMath>
        <m:r>
          <m:rPr/>
          <w:rPr>
            <w:rFonts w:ascii="Cambria Math" w:hAnsi="Cambria Math"/>
          </w:rPr>
          <m:t>f</m:t>
        </m:r>
      </m:oMath>
      <w:r>
        <w:rPr>
          <w:rFonts w:ascii="宋体" w:hAnsi="宋体" w:eastAsia="宋体" w:cs="宋体"/>
          <w:kern w:val="0"/>
          <w:sz w:val="24"/>
          <w:szCs w:val="24"/>
        </w:rPr>
        <w:t>所在的平面，如图</w:t>
      </w:r>
      <w:r>
        <w:rPr>
          <w:rFonts w:hint="eastAsia" w:ascii="Times New Roman" w:hAnsi="Times New Roman" w:eastAsia="宋体" w:cs="Times New Roman"/>
          <w:kern w:val="0"/>
          <w:sz w:val="24"/>
          <w:szCs w:val="24"/>
        </w:rPr>
        <w:t>18</w:t>
      </w:r>
      <w:r>
        <w:rPr>
          <w:rFonts w:ascii="宋体" w:hAnsi="宋体" w:eastAsia="宋体" w:cs="宋体"/>
          <w:kern w:val="0"/>
          <w:sz w:val="24"/>
          <w:szCs w:val="24"/>
        </w:rPr>
        <w:t>所示。三维欧氏空间</w:t>
      </w:r>
      <m:oMath>
        <m:sSup>
          <m:sSupPr>
            <m:ctrlPr>
              <w:rPr>
                <w:rFonts w:ascii="Cambria Math" w:hAnsi="Cambria Math"/>
              </w:rPr>
            </m:ctrlPr>
          </m:sSupPr>
          <m:e>
            <m:r>
              <m:rPr>
                <m:sty m:val="p"/>
                <m:scr m:val="double-struck"/>
              </m:rPr>
              <w:rPr>
                <w:rFonts w:ascii="Cambria Math" w:hAnsi="Cambria Math" w:cs="Times New Roman"/>
              </w:rPr>
              <m:t>ℝ</m:t>
            </m:r>
            <m:ctrlPr>
              <w:rPr>
                <w:rFonts w:ascii="Cambria Math" w:hAnsi="Cambria Math"/>
              </w:rPr>
            </m:ctrlPr>
          </m:e>
          <m:sup>
            <m:r>
              <m:rPr/>
              <w:rPr>
                <w:rFonts w:ascii="Cambria Math" w:hAnsi="Cambria Math" w:cs="Times New Roman"/>
              </w:rPr>
              <m:t>3</m:t>
            </m:r>
            <m:ctrlPr>
              <w:rPr>
                <w:rFonts w:ascii="Cambria Math" w:hAnsi="Cambria Math"/>
              </w:rPr>
            </m:ctrlPr>
          </m:sup>
        </m:sSup>
      </m:oMath>
      <w:r>
        <w:rPr>
          <w:rFonts w:ascii="宋体" w:hAnsi="宋体" w:eastAsia="宋体" w:cs="宋体"/>
          <w:kern w:val="0"/>
          <w:sz w:val="24"/>
          <w:szCs w:val="24"/>
        </w:rPr>
        <w:t>被</w:t>
      </w:r>
      <m:oMath>
        <m:r>
          <m:rPr/>
          <w:rPr>
            <w:rFonts w:ascii="Cambria Math" w:hAnsi="Cambria Math"/>
          </w:rPr>
          <m:t>L</m:t>
        </m:r>
      </m:oMath>
      <w:r>
        <w:rPr>
          <w:rFonts w:ascii="宋体" w:hAnsi="宋体" w:eastAsia="宋体" w:cs="宋体"/>
          <w:kern w:val="0"/>
          <w:sz w:val="24"/>
          <w:szCs w:val="24"/>
        </w:rPr>
        <w:t>划分为两个半空间，而</w:t>
      </w:r>
      <m:oMath>
        <m:r>
          <m:rPr>
            <m:sty m:val="p"/>
          </m:rPr>
          <w:rPr>
            <w:rFonts w:ascii="Cambria Math" w:hAnsi="Cambria Math"/>
          </w:rPr>
          <m:t>△</m:t>
        </m:r>
        <m:r>
          <m:rPr/>
          <w:rPr>
            <w:rFonts w:ascii="Cambria Math" w:hAnsi="Cambria Math"/>
          </w:rPr>
          <m:t>ABC</m:t>
        </m:r>
      </m:oMath>
      <w:r>
        <w:rPr>
          <w:rFonts w:ascii="宋体" w:hAnsi="宋体" w:eastAsia="宋体" w:cs="宋体"/>
          <w:kern w:val="0"/>
          <w:sz w:val="24"/>
          <w:szCs w:val="24"/>
        </w:rPr>
        <w:t>所在的集合等价于共享点</w:t>
      </w:r>
      <m:oMath>
        <m:acc>
          <m:accPr>
            <m:chr m:val="⃗"/>
            <m:ctrlPr>
              <w:rPr>
                <w:rFonts w:ascii="Cambria Math" w:hAnsi="Cambria Math"/>
              </w:rPr>
            </m:ctrlPr>
          </m:accPr>
          <m:e>
            <m:r>
              <m:rPr/>
              <w:rPr>
                <w:rFonts w:ascii="Cambria Math" w:hAnsi="Cambria Math"/>
              </w:rPr>
              <m:t>AN</m:t>
            </m:r>
            <m:ctrlPr>
              <w:rPr>
                <w:rFonts w:ascii="Cambria Math" w:hAnsi="Cambria Math"/>
              </w:rPr>
            </m:ctrlPr>
          </m:e>
        </m:acc>
      </m:oMath>
      <w:r>
        <w:rPr>
          <w:rFonts w:ascii="宋体" w:hAnsi="宋体" w:eastAsia="宋体" w:cs="宋体"/>
          <w:kern w:val="0"/>
          <w:sz w:val="24"/>
          <w:szCs w:val="24"/>
        </w:rPr>
        <w:t>指向的那个半空间。</w:t>
      </w:r>
    </w:p>
    <w:p w14:paraId="209000A4">
      <w:pPr>
        <w:widowControl/>
        <w:spacing w:line="360" w:lineRule="auto"/>
        <w:ind w:firstLine="480" w:firstLineChars="200"/>
        <w:jc w:val="left"/>
        <w:rPr>
          <w:rFonts w:hint="eastAsia" w:ascii="宋体" w:hAnsi="宋体" w:eastAsia="宋体" w:cs="宋体"/>
          <w:kern w:val="0"/>
          <w:sz w:val="24"/>
          <w:szCs w:val="24"/>
        </w:rPr>
      </w:pPr>
      <w:r>
        <w:rPr>
          <w:rFonts w:ascii="宋体" w:hAnsi="宋体" w:eastAsia="宋体" w:cs="宋体"/>
          <w:kern w:val="0"/>
          <w:sz w:val="24"/>
          <w:szCs w:val="24"/>
        </w:rPr>
        <w:t>此外，设</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cs="Times New Roman"/>
          </w:rPr>
          <m:t>1</m:t>
        </m:r>
        <m:r>
          <m:rPr>
            <m:sty m:val="p"/>
          </m:rPr>
          <w:rPr>
            <w:rFonts w:ascii="Cambria Math" w:hAnsi="Cambria Math"/>
          </w:rPr>
          <m:t>,</m:t>
        </m:r>
        <m:r>
          <m:rPr/>
          <w:rPr>
            <w:rFonts w:ascii="Cambria Math" w:hAnsi="Cambria Math" w:cs="Times New Roman"/>
          </w:rPr>
          <m:t>2</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为一组共享公共顶点</w:t>
      </w:r>
      <m:oMath>
        <m:r>
          <m:rPr/>
          <w:rPr>
            <w:rFonts w:ascii="Cambria Math" w:hAnsi="Cambria Math"/>
          </w:rPr>
          <m:t>P</m:t>
        </m:r>
      </m:oMath>
      <w:r>
        <w:rPr>
          <w:rFonts w:ascii="宋体" w:hAnsi="宋体" w:eastAsia="宋体" w:cs="宋体"/>
          <w:kern w:val="0"/>
          <w:sz w:val="24"/>
          <w:szCs w:val="24"/>
        </w:rPr>
        <w:t>的相连三角形面片集合，我们将所有面片的可见区域</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kern w:val="0"/>
          <w:sz w:val="24"/>
          <w:szCs w:val="24"/>
        </w:rPr>
        <w:t>的重叠部分（交集）称为</w:t>
      </w:r>
      <m:oMath>
        <m:r>
          <m:rPr/>
          <w:rPr>
            <w:rFonts w:ascii="Cambria Math" w:hAnsi="Cambria Math"/>
          </w:rPr>
          <m:t>F</m:t>
        </m:r>
      </m:oMath>
      <w:r>
        <w:rPr>
          <w:rFonts w:ascii="宋体" w:hAnsi="宋体" w:eastAsia="宋体" w:cs="宋体"/>
          <w:kern w:val="0"/>
          <w:sz w:val="24"/>
          <w:szCs w:val="24"/>
        </w:rPr>
        <w:t>的可见域，记为</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w:t>
      </w:r>
    </w:p>
    <w:p w14:paraId="65136923">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 xml:space="preserve">定义 </w:t>
      </w:r>
      <w:r>
        <w:rPr>
          <w:rFonts w:ascii="Times New Roman" w:hAnsi="Times New Roman" w:eastAsia="宋体" w:cs="Times New Roman"/>
          <w:kern w:val="0"/>
          <w:sz w:val="24"/>
          <w:szCs w:val="24"/>
        </w:rPr>
        <w:t>3​</w:t>
      </w:r>
      <w:r>
        <w:rPr>
          <w:rFonts w:ascii="宋体" w:hAnsi="宋体" w:eastAsia="宋体" w:cs="宋体"/>
          <w:kern w:val="0"/>
          <w:sz w:val="24"/>
          <w:szCs w:val="24"/>
        </w:rPr>
        <w:t xml:space="preserve"> （脊）</w:t>
      </w:r>
      <w:r>
        <w:rPr>
          <w:rFonts w:ascii="Times New Roman" w:hAnsi="Times New Roman" w:eastAsia="宋体" w:cs="Times New Roman"/>
          <w:kern w:val="0"/>
          <w:sz w:val="24"/>
          <w:szCs w:val="24"/>
        </w:rPr>
        <w:t>​</w:t>
      </w:r>
      <w:r>
        <w:rPr>
          <w:rFonts w:ascii="宋体" w:hAnsi="宋体" w:eastAsia="宋体" w:cs="宋体"/>
          <w:kern w:val="0"/>
          <w:sz w:val="24"/>
          <w:szCs w:val="24"/>
        </w:rPr>
        <w:t xml:space="preserve"> 设</w:t>
      </w:r>
      <m:oMath>
        <m:r>
          <m:rPr>
            <m:sty m:val="p"/>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&gt;</m:t>
        </m:r>
      </m:oMath>
      <w:r>
        <w:rPr>
          <w:rFonts w:ascii="宋体" w:hAnsi="宋体" w:eastAsia="宋体" w:cs="宋体"/>
          <w:kern w:val="0"/>
          <w:sz w:val="24"/>
          <w:szCs w:val="24"/>
        </w:rPr>
        <w:t>是一对方向一致的三角形，共享一条公共边。如果两个面片之间的夹角大于</w:t>
      </w:r>
      <m:oMath>
        <m:r>
          <m:rPr/>
          <w:rPr>
            <w:rFonts w:ascii="Cambria Math" w:hAnsi="Cambria Math" w:eastAsia="宋体" w:cs="宋体"/>
            <w:kern w:val="0"/>
            <w:sz w:val="24"/>
            <w:szCs w:val="24"/>
          </w:rPr>
          <m:t xml:space="preserve">π </m:t>
        </m:r>
      </m:oMath>
      <w:r>
        <w:rPr>
          <w:rFonts w:ascii="宋体" w:hAnsi="宋体" w:eastAsia="宋体" w:cs="宋体"/>
          <w:kern w:val="0"/>
          <w:sz w:val="24"/>
          <w:szCs w:val="24"/>
        </w:rPr>
        <w:t>，则称该边为凸脊；否则，称该边为凹区域。</w:t>
      </w:r>
    </w:p>
    <w:p w14:paraId="34B56125">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图</w:t>
      </w:r>
      <w:r>
        <w:rPr>
          <w:rFonts w:hint="eastAsia" w:ascii="Times New Roman" w:hAnsi="Times New Roman" w:eastAsia="宋体" w:cs="Times New Roman"/>
          <w:kern w:val="0"/>
          <w:sz w:val="24"/>
          <w:szCs w:val="24"/>
        </w:rPr>
        <w:t>19</w:t>
      </w:r>
      <w:r>
        <w:rPr>
          <w:rFonts w:ascii="宋体" w:hAnsi="宋体" w:eastAsia="宋体" w:cs="宋体"/>
          <w:kern w:val="0"/>
          <w:sz w:val="24"/>
          <w:szCs w:val="24"/>
        </w:rPr>
        <w:t>展示了三维情况下的典型凸脊和凹脊。假设一个立方体放置在一个平面上。橙色区域代表两个面片所形成的角度大小，其方向遵循面片的法线方向。在图中，</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宋体" w:hAnsi="宋体" w:eastAsia="宋体" w:cs="宋体"/>
          <w:kern w:val="0"/>
          <w:sz w:val="24"/>
          <w:szCs w:val="24"/>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宋体" w:hAnsi="宋体" w:eastAsia="宋体" w:cs="宋体"/>
          <w:kern w:val="0"/>
          <w:sz w:val="24"/>
          <w:szCs w:val="24"/>
        </w:rPr>
        <w:t>形成的角度等于</w:t>
      </w:r>
      <m:oMath>
        <m:f>
          <m:fPr>
            <m:ctrlPr>
              <w:rPr>
                <w:rFonts w:ascii="Cambria Math" w:hAnsi="Cambria Math" w:eastAsia="宋体" w:cs="宋体"/>
                <w:i/>
                <w:kern w:val="0"/>
                <w:sz w:val="24"/>
                <w:szCs w:val="24"/>
              </w:rPr>
            </m:ctrlPr>
          </m:fPr>
          <m:num>
            <m:r>
              <m:rPr/>
              <w:rPr>
                <w:rFonts w:ascii="Cambria Math" w:hAnsi="Cambria Math" w:eastAsia="宋体" w:cs="Times New Roman"/>
                <w:kern w:val="0"/>
                <w:sz w:val="24"/>
                <w:szCs w:val="24"/>
              </w:rPr>
              <m:t>3</m:t>
            </m:r>
            <m:ctrlPr>
              <w:rPr>
                <w:rFonts w:ascii="Cambria Math" w:hAnsi="Cambria Math" w:eastAsia="宋体" w:cs="宋体"/>
                <w:i/>
                <w:kern w:val="0"/>
                <w:sz w:val="24"/>
                <w:szCs w:val="24"/>
              </w:rPr>
            </m:ctrlPr>
          </m:num>
          <m:den>
            <m:r>
              <m:rPr/>
              <w:rPr>
                <w:rFonts w:ascii="Cambria Math" w:hAnsi="Cambria Math" w:eastAsia="宋体" w:cs="Times New Roman"/>
                <w:kern w:val="0"/>
                <w:sz w:val="24"/>
                <w:szCs w:val="24"/>
              </w:rPr>
              <m:t>2</m:t>
            </m:r>
            <m:ctrlPr>
              <w:rPr>
                <w:rFonts w:ascii="Cambria Math" w:hAnsi="Cambria Math" w:eastAsia="宋体" w:cs="宋体"/>
                <w:i/>
                <w:kern w:val="0"/>
                <w:sz w:val="24"/>
                <w:szCs w:val="24"/>
              </w:rPr>
            </m:ctrlPr>
          </m:den>
        </m:f>
        <m:r>
          <m:rPr/>
          <w:rPr>
            <w:rFonts w:ascii="Cambria Math" w:hAnsi="Cambria Math" w:eastAsia="宋体" w:cs="宋体"/>
            <w:kern w:val="0"/>
            <w:sz w:val="24"/>
            <w:szCs w:val="24"/>
          </w:rPr>
          <m:t>π</m:t>
        </m:r>
      </m:oMath>
      <w:r>
        <w:rPr>
          <w:rFonts w:ascii="宋体" w:hAnsi="宋体" w:eastAsia="宋体" w:cs="宋体"/>
          <w:kern w:val="0"/>
          <w:sz w:val="24"/>
          <w:szCs w:val="24"/>
        </w:rPr>
        <w:t>；因此，这两个面片之间的边是凸脊。类似地，，</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3</m:t>
            </m:r>
            <m:ctrlPr>
              <w:rPr>
                <w:rFonts w:ascii="Cambria Math" w:hAnsi="Cambria Math"/>
              </w:rPr>
            </m:ctrlPr>
          </m:sub>
        </m:sSub>
      </m:oMath>
      <w:r>
        <w:rPr>
          <w:rFonts w:ascii="宋体" w:hAnsi="宋体" w:eastAsia="宋体" w:cs="宋体"/>
          <w:kern w:val="0"/>
          <w:sz w:val="24"/>
          <w:szCs w:val="24"/>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4</m:t>
            </m:r>
            <m:ctrlPr>
              <w:rPr>
                <w:rFonts w:ascii="Cambria Math" w:hAnsi="Cambria Math"/>
              </w:rPr>
            </m:ctrlPr>
          </m:sub>
        </m:sSub>
      </m:oMath>
      <w:r>
        <w:rPr>
          <w:rFonts w:ascii="宋体" w:hAnsi="宋体" w:eastAsia="宋体" w:cs="宋体"/>
          <w:kern w:val="0"/>
          <w:sz w:val="24"/>
          <w:szCs w:val="24"/>
        </w:rPr>
        <w:t>之间的边是凹脊。</w:t>
      </w:r>
    </w:p>
    <w:p w14:paraId="2D5CA4D4">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设</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cs="Times New Roman"/>
          </w:rPr>
          <m:t>1</m:t>
        </m:r>
        <m:r>
          <m:rPr>
            <m:sty m:val="p"/>
          </m:rPr>
          <w:rPr>
            <w:rFonts w:ascii="Cambria Math" w:hAnsi="Cambria Math"/>
          </w:rPr>
          <m:t>,</m:t>
        </m:r>
        <m:r>
          <m:rPr/>
          <w:rPr>
            <w:rFonts w:ascii="Cambria Math" w:hAnsi="Cambria Math" w:cs="Times New Roman"/>
          </w:rPr>
          <m:t>2</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为网格顶点</w:t>
      </w:r>
      <m:oMath>
        <m:r>
          <m:rPr/>
          <w:rPr>
            <w:rFonts w:ascii="Cambria Math" w:hAnsi="Cambria Math"/>
          </w:rPr>
          <m:t>P</m:t>
        </m:r>
      </m:oMath>
      <w:r>
        <w:rPr>
          <w:rFonts w:ascii="宋体" w:hAnsi="宋体" w:eastAsia="宋体" w:cs="宋体"/>
          <w:kern w:val="0"/>
          <w:sz w:val="24"/>
          <w:szCs w:val="24"/>
        </w:rPr>
        <w:t>的有向流形。可以将</w:t>
      </w:r>
      <m:oMath>
        <m:sSup>
          <m:sSupPr>
            <m:ctrlPr>
              <w:rPr>
                <w:rFonts w:ascii="Cambria Math" w:hAnsi="Cambria Math"/>
              </w:rPr>
            </m:ctrlPr>
          </m:sSupPr>
          <m:e>
            <m:r>
              <m:rPr>
                <m:sty m:val="p"/>
                <m:scr m:val="double-struck"/>
              </m:rPr>
              <w:rPr>
                <w:rFonts w:ascii="Cambria Math" w:hAnsi="Cambria Math" w:cs="Times New Roman"/>
              </w:rPr>
              <m:t>ℝ</m:t>
            </m:r>
            <m:ctrlPr>
              <w:rPr>
                <w:rFonts w:ascii="Cambria Math" w:hAnsi="Cambria Math"/>
              </w:rPr>
            </m:ctrlPr>
          </m:e>
          <m:sup>
            <m:r>
              <m:rPr/>
              <w:rPr>
                <w:rFonts w:ascii="Cambria Math" w:hAnsi="Cambria Math" w:cs="Times New Roman"/>
              </w:rPr>
              <m:t>3</m:t>
            </m:r>
            <m:ctrlPr>
              <w:rPr>
                <w:rFonts w:ascii="Cambria Math" w:hAnsi="Cambria Math"/>
              </w:rPr>
            </m:ctrlPr>
          </m:sup>
        </m:sSup>
      </m:oMath>
      <w:r>
        <w:rPr>
          <w:rFonts w:ascii="宋体" w:hAnsi="宋体" w:eastAsia="宋体" w:cs="宋体"/>
          <w:kern w:val="0"/>
          <w:sz w:val="24"/>
          <w:szCs w:val="24"/>
        </w:rPr>
        <w:t>划分为两部分：“外部 ”和“内部 ”。如果我们把流形扩展到无穷远。直观地说，任何正常的</w:t>
      </w:r>
      <m:oMath>
        <m:r>
          <m:rPr/>
          <w:rPr>
            <w:rFonts w:ascii="Cambria Math" w:hAnsi="Cambria Math"/>
          </w:rPr>
          <m:t>F</m:t>
        </m:r>
      </m:oMath>
      <w:r>
        <w:rPr>
          <w:rFonts w:ascii="宋体" w:hAnsi="宋体" w:eastAsia="宋体" w:cs="宋体"/>
          <w:kern w:val="0"/>
          <w:sz w:val="24"/>
          <w:szCs w:val="24"/>
        </w:rPr>
        <w:t>都必须位于“外部”区域，这是法向位移的最低要求。因此，我们将“外部”区域称为可行区域。在此我们用语言给出精确的定义如下：</w:t>
      </w:r>
    </w:p>
    <w:p w14:paraId="71324B93">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 xml:space="preserve">定义 </w:t>
      </w:r>
      <w:r>
        <w:rPr>
          <w:rFonts w:ascii="Times New Roman" w:hAnsi="Times New Roman" w:eastAsia="宋体" w:cs="Times New Roman"/>
          <w:kern w:val="0"/>
          <w:sz w:val="24"/>
          <w:szCs w:val="24"/>
        </w:rPr>
        <w:t>4​</w:t>
      </w:r>
      <w:r>
        <w:rPr>
          <w:rFonts w:ascii="宋体" w:hAnsi="宋体" w:eastAsia="宋体" w:cs="宋体"/>
          <w:kern w:val="0"/>
          <w:sz w:val="24"/>
          <w:szCs w:val="24"/>
        </w:rPr>
        <w:t xml:space="preserve"> （可行区域）</w:t>
      </w:r>
      <w:r>
        <w:rPr>
          <w:rFonts w:ascii="Times New Roman" w:hAnsi="Times New Roman" w:eastAsia="宋体" w:cs="Times New Roman"/>
          <w:kern w:val="0"/>
          <w:sz w:val="24"/>
          <w:szCs w:val="24"/>
        </w:rPr>
        <w:t>​</w:t>
      </w:r>
      <w:r>
        <w:rPr>
          <w:rFonts w:ascii="宋体" w:hAnsi="宋体" w:eastAsia="宋体" w:cs="宋体"/>
          <w:kern w:val="0"/>
          <w:sz w:val="24"/>
          <w:szCs w:val="24"/>
        </w:rPr>
        <w:t xml:space="preserve"> 设</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cs="Times New Roman"/>
          </w:rPr>
          <m:t>1</m:t>
        </m:r>
        <m:r>
          <m:rPr>
            <m:sty m:val="p"/>
          </m:rPr>
          <w:rPr>
            <w:rFonts w:ascii="Cambria Math" w:hAnsi="Cambria Math"/>
          </w:rPr>
          <m:t>,</m:t>
        </m:r>
        <m:r>
          <m:rPr/>
          <w:rPr>
            <w:rFonts w:ascii="Cambria Math" w:hAnsi="Cambria Math" w:cs="Times New Roman"/>
          </w:rPr>
          <m:t>2</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为网格顶点</w:t>
      </w:r>
      <m:oMath>
        <m:r>
          <m:rPr/>
          <w:rPr>
            <w:rFonts w:ascii="Cambria Math" w:hAnsi="Cambria Math"/>
          </w:rPr>
          <m:t>P</m:t>
        </m:r>
      </m:oMath>
      <w:r>
        <w:rPr>
          <w:rFonts w:ascii="宋体" w:hAnsi="宋体" w:eastAsia="宋体" w:cs="宋体"/>
          <w:kern w:val="0"/>
          <w:sz w:val="24"/>
          <w:szCs w:val="24"/>
        </w:rPr>
        <w:t>的有向流形，以及面片</w:t>
      </w:r>
      <m:oMath>
        <m:sSub>
          <m:sSubPr>
            <m:ctrlPr>
              <w:rPr>
                <w:rFonts w:ascii="Cambria Math" w:hAnsi="Cambria Math"/>
              </w:rPr>
            </m:ctrlPr>
          </m:sSubPr>
          <m:e>
            <m:bar>
              <m:barPr>
                <m:pos m:val="top"/>
                <m:ctrlPr>
                  <w:rPr>
                    <w:rFonts w:ascii="Cambria Math" w:hAnsi="Cambria Math"/>
                  </w:rPr>
                </m:ctrlPr>
              </m:barPr>
              <m:e>
                <m:r>
                  <m:rPr/>
                  <w:rPr>
                    <w:rFonts w:ascii="Cambria Math" w:hAnsi="Cambria Math"/>
                  </w:rPr>
                  <m:t>V</m:t>
                </m:r>
                <m:ctrlPr>
                  <w:rPr>
                    <w:rFonts w:ascii="Cambria Math" w:hAnsi="Cambria Math"/>
                  </w:rPr>
                </m:ctrlPr>
              </m:e>
            </m:ba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ascii="宋体" w:hAnsi="宋体" w:eastAsia="宋体" w:cs="宋体"/>
          <w:kern w:val="0"/>
          <w:sz w:val="24"/>
          <w:szCs w:val="24"/>
        </w:rPr>
        <w:t>的可视区域 。</w:t>
      </w:r>
    </w:p>
    <w:p w14:paraId="78712FAF">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如果有向流形中的所有脊</w:t>
      </w:r>
      <m:oMath>
        <m:r>
          <m:rPr/>
          <w:rPr>
            <w:rFonts w:ascii="Cambria Math" w:hAnsi="Cambria Math"/>
          </w:rPr>
          <m:t>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kern w:val="0"/>
          <w:sz w:val="24"/>
          <w:szCs w:val="24"/>
        </w:rPr>
        <w:t>都是凸脊，那么我们将所有</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kern w:val="0"/>
          <w:sz w:val="24"/>
          <w:szCs w:val="24"/>
        </w:rPr>
        <w:t>可视区域的并集称为</w:t>
      </w:r>
      <m:oMath>
        <m:r>
          <m:rPr/>
          <w:rPr>
            <w:rFonts w:ascii="Cambria Math" w:hAnsi="Cambria Math"/>
          </w:rPr>
          <m:t>F</m:t>
        </m:r>
      </m:oMath>
      <w:r>
        <w:rPr>
          <w:rFonts w:ascii="宋体" w:hAnsi="宋体" w:eastAsia="宋体" w:cs="宋体"/>
          <w:kern w:val="0"/>
          <w:sz w:val="24"/>
          <w:szCs w:val="24"/>
        </w:rPr>
        <w:t>的可行区域，记为</w:t>
      </w:r>
      <m:oMath>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V</m:t>
                </m:r>
                <m:ctrlPr>
                  <w:rPr>
                    <w:rFonts w:ascii="Cambria Math" w:hAnsi="Cambria Math"/>
                  </w:rPr>
                </m:ctrlPr>
              </m:e>
            </m:ba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V</m:t>
                </m:r>
                <m:ctrlPr>
                  <w:rPr>
                    <w:rFonts w:ascii="Cambria Math" w:hAnsi="Cambria Math"/>
                  </w:rPr>
                </m:ctrlPr>
              </m:e>
            </m:ba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V</m:t>
                </m:r>
                <m:ctrlPr>
                  <w:rPr>
                    <w:rFonts w:ascii="Cambria Math" w:hAnsi="Cambria Math"/>
                  </w:rPr>
                </m:ctrlPr>
              </m:e>
            </m:ba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ctrlPr>
              <w:rPr>
                <w:rFonts w:ascii="Cambria Math" w:hAnsi="Cambria Math"/>
              </w:rPr>
            </m:ctrlPr>
          </m:sub>
        </m:sSub>
      </m:oMath>
      <w:r>
        <w:rPr>
          <w:rFonts w:ascii="宋体" w:hAnsi="宋体" w:eastAsia="宋体" w:cs="宋体"/>
          <w:kern w:val="0"/>
          <w:sz w:val="24"/>
          <w:szCs w:val="24"/>
        </w:rPr>
        <w:t>。</w:t>
      </w:r>
    </w:p>
    <w:p w14:paraId="74BD3A63">
      <w:pPr>
        <w:widowControl/>
        <w:spacing w:before="100" w:beforeAutospacing="1" w:after="100" w:afterAutospacing="1"/>
        <w:ind w:left="720"/>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3219450" cy="2305050"/>
            <wp:effectExtent l="0" t="0" r="0" b="0"/>
            <wp:docPr id="1205680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80070" name="图片 10"/>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a:xfrm>
                      <a:off x="0" y="0"/>
                      <a:ext cx="3219450" cy="2305050"/>
                    </a:xfrm>
                    <a:prstGeom prst="rect">
                      <a:avLst/>
                    </a:prstGeom>
                    <a:noFill/>
                    <a:ln>
                      <a:noFill/>
                    </a:ln>
                  </pic:spPr>
                </pic:pic>
              </a:graphicData>
            </a:graphic>
          </wp:inline>
        </w:drawing>
      </w:r>
    </w:p>
    <w:p w14:paraId="2B112087">
      <w:pPr>
        <w:pStyle w:val="13"/>
        <w:rPr>
          <w:rFonts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19</w:t>
      </w:r>
      <w:r>
        <w:rPr>
          <w:rFonts w:hint="eastAsia" w:ascii="宋体" w:hAnsi="宋体" w:eastAsia="宋体"/>
          <w:b w:val="0"/>
          <w:bCs/>
        </w:rPr>
        <w:fldChar w:fldCharType="end"/>
      </w:r>
      <w:r>
        <w:rPr>
          <w:rFonts w:ascii="宋体" w:hAnsi="宋体" w:eastAsia="宋体"/>
          <w:b w:val="0"/>
          <w:bCs/>
        </w:rPr>
        <w:t>凸脊与凹脊示意图</w:t>
      </w:r>
    </w:p>
    <w:p w14:paraId="30F5B98A">
      <w:pPr>
        <w:widowControl/>
        <w:spacing w:before="100" w:beforeAutospacing="1" w:after="100" w:afterAutospacing="1"/>
        <w:ind w:left="720"/>
        <w:rPr>
          <w:rFonts w:ascii="宋体" w:hAnsi="宋体" w:eastAsia="宋体" w:cs="宋体"/>
          <w:b/>
          <w:bCs/>
          <w:kern w:val="0"/>
          <w:sz w:val="24"/>
          <w:szCs w:val="24"/>
        </w:rPr>
      </w:pPr>
      <w:r>
        <w:rPr>
          <w:rFonts w:ascii="宋体" w:hAnsi="宋体" w:eastAsia="宋体" w:cs="宋体"/>
          <w:b/>
          <w:bCs/>
          <w:kern w:val="0"/>
          <w:sz w:val="24"/>
          <w:szCs w:val="24"/>
        </w:rPr>
        <w:drawing>
          <wp:inline distT="0" distB="0" distL="0" distR="0">
            <wp:extent cx="4987290" cy="3695700"/>
            <wp:effectExtent l="0" t="0" r="3810" b="0"/>
            <wp:docPr id="19601783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78393" name="图片 11"/>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4993760" cy="3700209"/>
                    </a:xfrm>
                    <a:prstGeom prst="rect">
                      <a:avLst/>
                    </a:prstGeom>
                    <a:noFill/>
                    <a:ln>
                      <a:noFill/>
                    </a:ln>
                  </pic:spPr>
                </pic:pic>
              </a:graphicData>
            </a:graphic>
          </wp:inline>
        </w:drawing>
      </w:r>
    </w:p>
    <w:p w14:paraId="08D4C0FD">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20</w:t>
      </w:r>
      <w:r>
        <w:rPr>
          <w:rFonts w:hint="eastAsia" w:ascii="宋体" w:hAnsi="宋体" w:eastAsia="宋体"/>
          <w:b w:val="0"/>
          <w:bCs/>
        </w:rPr>
        <w:fldChar w:fldCharType="end"/>
      </w:r>
      <w:r>
        <w:rPr>
          <w:rFonts w:ascii="宋体" w:hAnsi="宋体" w:eastAsia="宋体"/>
          <w:b w:val="0"/>
          <w:bCs/>
        </w:rPr>
        <w:t>二维可视区域与可行区域示意图。(</w:t>
      </w:r>
      <w:r>
        <w:rPr>
          <w:rFonts w:ascii="Times New Roman" w:hAnsi="Times New Roman" w:eastAsia="宋体" w:cs="Times New Roman"/>
          <w:b w:val="0"/>
          <w:bCs/>
        </w:rPr>
        <w:t>A</w:t>
      </w:r>
      <w:r>
        <w:rPr>
          <w:rFonts w:ascii="宋体" w:hAnsi="宋体" w:eastAsia="宋体"/>
          <w:b w:val="0"/>
          <w:bCs/>
        </w:rPr>
        <w:t>) 凸点周围的可视区域。(</w:t>
      </w:r>
      <w:r>
        <w:rPr>
          <w:rFonts w:ascii="Times New Roman" w:hAnsi="Times New Roman" w:eastAsia="宋体" w:cs="Times New Roman"/>
          <w:b w:val="0"/>
          <w:bCs/>
        </w:rPr>
        <w:t>B</w:t>
      </w:r>
      <w:r>
        <w:rPr>
          <w:rFonts w:ascii="宋体" w:hAnsi="宋体" w:eastAsia="宋体"/>
          <w:b w:val="0"/>
          <w:bCs/>
        </w:rPr>
        <w:t>) 凸点周围的可行区域。(</w:t>
      </w:r>
      <w:r>
        <w:rPr>
          <w:rFonts w:ascii="Times New Roman" w:hAnsi="Times New Roman" w:eastAsia="宋体" w:cs="Times New Roman"/>
          <w:b w:val="0"/>
          <w:bCs/>
        </w:rPr>
        <w:t>C</w:t>
      </w:r>
      <w:r>
        <w:rPr>
          <w:rFonts w:ascii="宋体" w:hAnsi="宋体" w:eastAsia="宋体"/>
          <w:b w:val="0"/>
          <w:bCs/>
        </w:rPr>
        <w:t>) 凹点周围的可视区域。(</w:t>
      </w:r>
      <w:r>
        <w:rPr>
          <w:rFonts w:ascii="Times New Roman" w:hAnsi="Times New Roman" w:eastAsia="宋体" w:cs="Times New Roman"/>
          <w:b w:val="0"/>
          <w:bCs/>
        </w:rPr>
        <w:t>D</w:t>
      </w:r>
      <w:r>
        <w:rPr>
          <w:rFonts w:ascii="宋体" w:hAnsi="宋体" w:eastAsia="宋体"/>
          <w:b w:val="0"/>
          <w:bCs/>
        </w:rPr>
        <w:t>) 凹点周围的可行区域。</w:t>
      </w:r>
    </w:p>
    <w:p w14:paraId="248E80F9">
      <w:pPr>
        <w:widowControl/>
        <w:spacing w:before="100" w:beforeAutospacing="1" w:after="100" w:afterAutospacing="1"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否则，</w:t>
      </w:r>
      <m:oMath>
        <m:r>
          <m:rPr/>
          <w:rPr>
            <w:rFonts w:ascii="Cambria Math" w:hAnsi="Cambria Math"/>
          </w:rPr>
          <m:t>F</m:t>
        </m:r>
      </m:oMath>
      <w:r>
        <w:rPr>
          <w:rFonts w:ascii="宋体" w:hAnsi="宋体" w:eastAsia="宋体" w:cs="宋体"/>
          <w:kern w:val="0"/>
          <w:sz w:val="24"/>
          <w:szCs w:val="24"/>
        </w:rPr>
        <w:t>可以被划分为若干个连续的纯凸子集</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oMath>
      <w:r>
        <w:rPr>
          <w:rFonts w:ascii="宋体" w:hAnsi="宋体" w:eastAsia="宋体" w:cs="宋体"/>
          <w:kern w:val="0"/>
          <w:sz w:val="24"/>
          <w:szCs w:val="24"/>
        </w:rPr>
        <w:t>，并且对于每一个连续的面片对</w:t>
      </w:r>
      <m:oMath>
        <m:r>
          <m:rPr>
            <m:sty m:val="p"/>
          </m:rPr>
          <w:rPr>
            <w:rFonts w:ascii="Cambria Math" w:hAnsi="Cambria Math"/>
          </w:rPr>
          <m:t>&lt;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rPr>
          <w:rFonts w:ascii="宋体" w:hAnsi="宋体" w:eastAsia="宋体" w:cs="宋体"/>
          <w:kern w:val="0"/>
          <w:sz w:val="24"/>
          <w:szCs w:val="24"/>
        </w:rPr>
        <w:t>，</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rPr>
          <w:rFonts w:ascii="宋体" w:hAnsi="宋体" w:eastAsia="宋体" w:cs="宋体"/>
          <w:kern w:val="0"/>
          <w:sz w:val="24"/>
          <w:szCs w:val="24"/>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oMath>
      <w:r>
        <w:rPr>
          <w:rFonts w:ascii="宋体" w:hAnsi="宋体" w:eastAsia="宋体" w:cs="宋体"/>
          <w:kern w:val="0"/>
          <w:sz w:val="24"/>
          <w:szCs w:val="24"/>
        </w:rPr>
        <w:t>形成一个凸脊。那么</w:t>
      </w:r>
      <m:oMath>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sub>
            </m:sSub>
            <m:ctrlPr>
              <w:rPr>
                <w:rFonts w:ascii="Cambria Math" w:hAnsi="Cambria Math"/>
              </w:rPr>
            </m:ctrlPr>
          </m:sub>
        </m:sSub>
      </m:oMath>
      <w:r>
        <w:rPr>
          <w:rFonts w:ascii="宋体" w:hAnsi="宋体" w:eastAsia="宋体" w:cs="宋体"/>
          <w:kern w:val="0"/>
          <w:sz w:val="24"/>
          <w:szCs w:val="24"/>
        </w:rPr>
        <w:t>。</w:t>
      </w:r>
    </w:p>
    <w:p w14:paraId="09F69073">
      <w:pPr>
        <w:widowControl/>
        <w:spacing w:line="360" w:lineRule="auto"/>
        <w:ind w:firstLine="480" w:firstLineChars="200"/>
        <w:jc w:val="left"/>
        <w:rPr>
          <w:rFonts w:ascii="宋体" w:hAnsi="宋体" w:eastAsia="宋体" w:cs="宋体"/>
          <w:kern w:val="0"/>
          <w:sz w:val="24"/>
          <w:szCs w:val="24"/>
        </w:rPr>
      </w:pPr>
      <w:r>
        <w:rPr>
          <w:rFonts w:ascii="宋体" w:hAnsi="宋体" w:eastAsia="宋体" w:cs="宋体"/>
          <w:kern w:val="0"/>
          <w:sz w:val="24"/>
          <w:szCs w:val="24"/>
        </w:rPr>
        <w:t>我们在图</w:t>
      </w:r>
      <w:r>
        <w:rPr>
          <w:rFonts w:hint="eastAsia" w:ascii="Times New Roman" w:hAnsi="Times New Roman" w:eastAsia="宋体" w:cs="Times New Roman"/>
          <w:kern w:val="0"/>
          <w:sz w:val="24"/>
          <w:szCs w:val="24"/>
        </w:rPr>
        <w:t>20</w:t>
      </w:r>
      <w:r>
        <w:rPr>
          <w:rFonts w:ascii="宋体" w:hAnsi="宋体" w:eastAsia="宋体" w:cs="宋体"/>
          <w:kern w:val="0"/>
          <w:sz w:val="24"/>
          <w:szCs w:val="24"/>
        </w:rPr>
        <w:t>中展示了可见区域和可行区域（</w:t>
      </w:r>
      <w:r>
        <w:rPr>
          <w:rFonts w:ascii="Times New Roman" w:hAnsi="Times New Roman" w:eastAsia="宋体" w:cs="Times New Roman"/>
          <w:kern w:val="0"/>
          <w:sz w:val="24"/>
          <w:szCs w:val="24"/>
        </w:rPr>
        <w:t>feasible</w:t>
      </w:r>
      <w:r>
        <w:rPr>
          <w:rFonts w:ascii="宋体" w:hAnsi="宋体" w:eastAsia="宋体" w:cs="宋体"/>
          <w:kern w:val="0"/>
          <w:sz w:val="24"/>
          <w:szCs w:val="24"/>
        </w:rPr>
        <w:t xml:space="preserve"> </w:t>
      </w:r>
      <w:r>
        <w:rPr>
          <w:rFonts w:ascii="Times New Roman" w:hAnsi="Times New Roman" w:eastAsia="宋体" w:cs="Times New Roman"/>
          <w:kern w:val="0"/>
          <w:sz w:val="24"/>
          <w:szCs w:val="24"/>
        </w:rPr>
        <w:t>regions</w:t>
      </w:r>
      <w:r>
        <w:rPr>
          <w:rFonts w:ascii="宋体" w:hAnsi="宋体" w:eastAsia="宋体" w:cs="宋体"/>
          <w:kern w:val="0"/>
          <w:sz w:val="24"/>
          <w:szCs w:val="24"/>
        </w:rPr>
        <w:t xml:space="preserve">）的 </w:t>
      </w:r>
      <w:r>
        <w:rPr>
          <w:rFonts w:ascii="Times New Roman" w:hAnsi="Times New Roman" w:eastAsia="宋体" w:cs="Times New Roman"/>
          <w:kern w:val="0"/>
          <w:sz w:val="24"/>
          <w:szCs w:val="24"/>
        </w:rPr>
        <w:t>2D</w:t>
      </w:r>
      <w:r>
        <w:rPr>
          <w:rFonts w:ascii="宋体" w:hAnsi="宋体" w:eastAsia="宋体" w:cs="宋体"/>
          <w:kern w:val="0"/>
          <w:sz w:val="24"/>
          <w:szCs w:val="24"/>
        </w:rPr>
        <w:t xml:space="preserve"> 示例，以帮助读者更具体地理解这一概念。图</w:t>
      </w:r>
      <w:r>
        <w:rPr>
          <w:rFonts w:hint="eastAsia" w:ascii="Times New Roman" w:hAnsi="Times New Roman" w:eastAsia="宋体" w:cs="Times New Roman"/>
          <w:kern w:val="0"/>
          <w:sz w:val="24"/>
          <w:szCs w:val="24"/>
        </w:rPr>
        <w:t>20</w:t>
      </w:r>
      <w:r>
        <w:rPr>
          <w:rFonts w:ascii="Times New Roman" w:hAnsi="Times New Roman" w:eastAsia="宋体" w:cs="Times New Roman"/>
          <w:kern w:val="0"/>
          <w:sz w:val="24"/>
          <w:szCs w:val="24"/>
        </w:rPr>
        <w:t>A</w:t>
      </w:r>
      <w:r>
        <w:rPr>
          <w:rFonts w:ascii="宋体" w:hAnsi="宋体" w:eastAsia="宋体" w:cs="宋体"/>
          <w:kern w:val="0"/>
          <w:sz w:val="24"/>
          <w:szCs w:val="24"/>
        </w:rPr>
        <w:t xml:space="preserve"> 显示了 </w:t>
      </w:r>
      <w:r>
        <w:rPr>
          <w:rFonts w:ascii="Times New Roman" w:hAnsi="Times New Roman" w:eastAsia="宋体" w:cs="Times New Roman"/>
          <w:kern w:val="0"/>
          <w:sz w:val="24"/>
          <w:szCs w:val="24"/>
        </w:rPr>
        <w:t>3D</w:t>
      </w:r>
      <w:r>
        <w:rPr>
          <w:rFonts w:ascii="宋体" w:hAnsi="宋体" w:eastAsia="宋体" w:cs="宋体"/>
          <w:kern w:val="0"/>
          <w:sz w:val="24"/>
          <w:szCs w:val="24"/>
        </w:rPr>
        <w:t xml:space="preserve"> 中围绕一个凸点</w:t>
      </w:r>
      <m:oMath>
        <m:r>
          <m:rPr/>
          <w:rPr>
            <w:rFonts w:ascii="Cambria Math" w:hAnsi="Cambria Math"/>
          </w:rPr>
          <m:t>P</m:t>
        </m:r>
      </m:oMath>
      <w:r>
        <w:rPr>
          <w:rFonts w:ascii="宋体" w:hAnsi="宋体" w:eastAsia="宋体" w:cs="宋体"/>
          <w:kern w:val="0"/>
          <w:sz w:val="24"/>
          <w:szCs w:val="24"/>
        </w:rPr>
        <w:t>的两个边</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宋体" w:hAnsi="宋体" w:eastAsia="宋体" w:cs="宋体"/>
          <w:kern w:val="0"/>
          <w:sz w:val="24"/>
          <w:szCs w:val="24"/>
        </w:rPr>
        <w:t xml:space="preserve">（对应于面片）的情况（相当于 </w:t>
      </w:r>
      <w:r>
        <w:rPr>
          <w:rFonts w:ascii="Times New Roman" w:hAnsi="Times New Roman" w:eastAsia="宋体" w:cs="Times New Roman"/>
          <w:kern w:val="0"/>
          <w:sz w:val="24"/>
          <w:szCs w:val="24"/>
        </w:rPr>
        <w:t>3D</w:t>
      </w:r>
      <w:r>
        <w:rPr>
          <w:rFonts w:ascii="宋体" w:hAnsi="宋体" w:eastAsia="宋体" w:cs="宋体"/>
          <w:kern w:val="0"/>
          <w:sz w:val="24"/>
          <w:szCs w:val="24"/>
        </w:rPr>
        <w:t xml:space="preserve"> 中的凸脊）。的可视区域是上半平面（对应 </w:t>
      </w:r>
      <w:r>
        <w:rPr>
          <w:rFonts w:ascii="Times New Roman" w:hAnsi="Times New Roman" w:eastAsia="宋体" w:cs="Times New Roman"/>
          <w:kern w:val="0"/>
          <w:sz w:val="24"/>
          <w:szCs w:val="24"/>
        </w:rPr>
        <w:t>3D</w:t>
      </w:r>
      <w:r>
        <w:rPr>
          <w:rFonts w:ascii="宋体" w:hAnsi="宋体" w:eastAsia="宋体" w:cs="宋体"/>
          <w:kern w:val="0"/>
          <w:sz w:val="24"/>
          <w:szCs w:val="24"/>
        </w:rPr>
        <w:t xml:space="preserve"> 中的半空间），标记为蓝色圆圈；</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宋体" w:hAnsi="宋体" w:eastAsia="宋体" w:cs="宋体"/>
          <w:kern w:val="0"/>
          <w:sz w:val="24"/>
          <w:szCs w:val="24"/>
        </w:rPr>
        <w:t>的可视区域是下半平面，标记为橙色圆圈。它们在</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w:rPr>
            <w:rFonts w:ascii="Cambria Math" w:hAnsi="Cambria Math"/>
          </w:rPr>
          <m:t>P</m:t>
        </m:r>
      </m:oMath>
      <w:r>
        <w:rPr>
          <w:rFonts w:ascii="宋体" w:hAnsi="宋体" w:eastAsia="宋体" w:cs="宋体"/>
          <w:kern w:val="0"/>
          <w:sz w:val="24"/>
          <w:szCs w:val="24"/>
        </w:rPr>
        <w:t>延长线所形成的区间</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r>
          <m:rPr/>
          <w:rPr>
            <w:rFonts w:ascii="Cambria Math" w:hAnsi="Cambria Math"/>
          </w:rPr>
          <m:t>P</m:t>
        </m:r>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上相交；也就是说，</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e>
            </m:d>
            <m:ctrlPr>
              <w:rPr>
                <w:rFonts w:ascii="Cambria Math" w:hAnsi="Cambria Math"/>
              </w:rPr>
            </m:ctrlPr>
          </m:sub>
        </m:sSub>
      </m:oMath>
      <w:r>
        <w:rPr>
          <w:rFonts w:ascii="宋体" w:hAnsi="宋体" w:eastAsia="宋体" w:cs="宋体"/>
          <w:kern w:val="0"/>
          <w:sz w:val="24"/>
          <w:szCs w:val="24"/>
        </w:rPr>
        <w:t>中的任意一点都对</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宋体" w:hAnsi="宋体" w:eastAsia="宋体" w:cs="宋体"/>
          <w:kern w:val="0"/>
          <w:sz w:val="24"/>
          <w:szCs w:val="24"/>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宋体" w:hAnsi="宋体" w:eastAsia="宋体" w:cs="宋体"/>
          <w:kern w:val="0"/>
          <w:sz w:val="24"/>
          <w:szCs w:val="24"/>
        </w:rPr>
        <w:t>可视。图</w:t>
      </w:r>
      <w:r>
        <w:rPr>
          <w:rFonts w:hint="eastAsia" w:ascii="Times New Roman" w:hAnsi="Times New Roman" w:eastAsia="宋体" w:cs="Times New Roman"/>
          <w:kern w:val="0"/>
          <w:sz w:val="24"/>
          <w:szCs w:val="24"/>
        </w:rPr>
        <w:t>20</w:t>
      </w:r>
      <w:r>
        <w:rPr>
          <w:rFonts w:ascii="Times New Roman" w:hAnsi="Times New Roman" w:eastAsia="宋体" w:cs="Times New Roman"/>
          <w:kern w:val="0"/>
          <w:sz w:val="24"/>
          <w:szCs w:val="24"/>
        </w:rPr>
        <w:t>B</w:t>
      </w:r>
      <w:r>
        <w:rPr>
          <w:rFonts w:ascii="宋体" w:hAnsi="宋体" w:eastAsia="宋体" w:cs="宋体"/>
          <w:kern w:val="0"/>
          <w:sz w:val="24"/>
          <w:szCs w:val="24"/>
        </w:rPr>
        <w:t xml:space="preserve"> 展示了一个凹点的可行区域。整个平面被</w:t>
      </w:r>
      <m:oMath>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w:rPr>
            <w:rFonts w:ascii="Cambria Math" w:hAnsi="Cambria Math"/>
          </w:rPr>
          <m:t>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宋体" w:hAnsi="宋体" w:eastAsia="宋体" w:cs="宋体"/>
          <w:kern w:val="0"/>
          <w:sz w:val="24"/>
          <w:szCs w:val="24"/>
        </w:rPr>
        <w:t>分为两部分；阴影部分的“内部”部分，即可行区域，等同于另一部分。从图和定义中可以清楚地看出</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m:t>
            </m:r>
            <m:ctrlPr>
              <w:rPr>
                <w:rFonts w:ascii="Cambria Math" w:hAnsi="Cambria Math"/>
              </w:rPr>
            </m:ctrlPr>
          </m:sub>
        </m:sSub>
        <m:r>
          <m:rPr>
            <m:sty m:val="p"/>
          </m:rPr>
          <w:rPr>
            <w:rFonts w:ascii="Cambria Math" w:hAnsi="Cambria Math"/>
          </w:rPr>
          <m:t>.</m:t>
        </m:r>
      </m:oMath>
      <w:r>
        <w:rPr>
          <w:rFonts w:ascii="宋体" w:hAnsi="宋体" w:eastAsia="宋体" w:cs="宋体"/>
          <w:kern w:val="0"/>
          <w:sz w:val="24"/>
          <w:szCs w:val="24"/>
        </w:rPr>
        <w:t>。图</w:t>
      </w:r>
      <w:r>
        <w:rPr>
          <w:rFonts w:hint="eastAsia" w:ascii="Times New Roman" w:hAnsi="Times New Roman" w:eastAsia="宋体" w:cs="Times New Roman"/>
          <w:kern w:val="0"/>
          <w:sz w:val="24"/>
          <w:szCs w:val="24"/>
        </w:rPr>
        <w:t>20</w:t>
      </w:r>
      <w:r>
        <w:rPr>
          <w:rFonts w:ascii="Times New Roman" w:hAnsi="Times New Roman" w:eastAsia="宋体" w:cs="Times New Roman"/>
          <w:kern w:val="0"/>
          <w:sz w:val="24"/>
          <w:szCs w:val="24"/>
        </w:rPr>
        <w:t>C</w:t>
      </w:r>
      <w:r>
        <w:rPr>
          <w:rFonts w:ascii="宋体" w:hAnsi="宋体" w:eastAsia="宋体" w:cs="宋体"/>
          <w:kern w:val="0"/>
          <w:sz w:val="24"/>
          <w:szCs w:val="24"/>
        </w:rPr>
        <w:t xml:space="preserve"> 和 </w:t>
      </w:r>
      <w:r>
        <w:rPr>
          <w:rFonts w:hint="eastAsia" w:ascii="Times New Roman" w:hAnsi="Times New Roman" w:eastAsia="宋体" w:cs="Times New Roman"/>
          <w:kern w:val="0"/>
          <w:sz w:val="24"/>
          <w:szCs w:val="24"/>
        </w:rPr>
        <w:t>20</w:t>
      </w:r>
      <w:r>
        <w:rPr>
          <w:rFonts w:ascii="Times New Roman" w:hAnsi="Times New Roman" w:eastAsia="宋体" w:cs="Times New Roman"/>
          <w:kern w:val="0"/>
          <w:sz w:val="24"/>
          <w:szCs w:val="24"/>
        </w:rPr>
        <w:t>D</w:t>
      </w:r>
      <w:r>
        <w:rPr>
          <w:rFonts w:ascii="宋体" w:hAnsi="宋体" w:eastAsia="宋体" w:cs="宋体"/>
          <w:kern w:val="0"/>
          <w:sz w:val="24"/>
          <w:szCs w:val="24"/>
        </w:rPr>
        <w:t xml:space="preserve"> 分别展示了凹点的可视区域和可行区域，值得注意的是，在这种情况下</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4</m:t>
                </m:r>
                <m:ctrlPr>
                  <w:rPr>
                    <w:rFonts w:ascii="Cambria Math" w:hAnsi="Cambria Math"/>
                  </w:rPr>
                </m:ctrlPr>
              </m:sub>
            </m:sSub>
            <m:r>
              <m:rPr>
                <m:sty m:val="p"/>
              </m:rPr>
              <w:rPr>
                <w:rFonts w:ascii="Cambria Math" w:hAnsi="Cambria Math"/>
              </w:rPr>
              <m: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4</m:t>
                </m:r>
                <m:ctrlPr>
                  <w:rPr>
                    <w:rFonts w:ascii="Cambria Math" w:hAnsi="Cambria Math"/>
                  </w:rPr>
                </m:ctrlPr>
              </m:sub>
            </m:sSub>
            <m:r>
              <m:rPr>
                <m:sty m:val="p"/>
              </m:rPr>
              <w:rPr>
                <w:rFonts w:ascii="Cambria Math" w:hAnsi="Cambria Math"/>
              </w:rPr>
              <m:t>}</m:t>
            </m:r>
            <m:ctrlPr>
              <w:rPr>
                <w:rFonts w:ascii="Cambria Math" w:hAnsi="Cambria Math"/>
              </w:rPr>
            </m:ctrlPr>
          </m:sub>
        </m:sSub>
      </m:oMath>
      <w:r>
        <w:rPr>
          <w:rFonts w:ascii="宋体" w:hAnsi="宋体" w:eastAsia="宋体" w:cs="宋体"/>
          <w:kern w:val="0"/>
          <w:sz w:val="24"/>
          <w:szCs w:val="24"/>
        </w:rPr>
        <w:t>。</w:t>
      </w:r>
    </w:p>
    <w:p w14:paraId="63F92AE2">
      <w:pPr>
        <w:widowControl/>
        <w:spacing w:line="360" w:lineRule="auto"/>
        <w:ind w:firstLine="480" w:firstLineChars="200"/>
        <w:jc w:val="left"/>
        <w:rPr>
          <w:rFonts w:ascii="Times New Roman" w:hAnsi="Times New Roman" w:eastAsia="宋体" w:cs="Arial"/>
          <w:sz w:val="24"/>
          <w:szCs w:val="24"/>
        </w:rPr>
      </w:pPr>
      <w:r>
        <w:rPr>
          <w:rFonts w:ascii="宋体" w:hAnsi="宋体" w:eastAsia="宋体" w:cs="宋体"/>
          <w:kern w:val="0"/>
          <w:sz w:val="24"/>
          <w:szCs w:val="24"/>
        </w:rPr>
        <w:t xml:space="preserve">在 </w:t>
      </w:r>
      <w:r>
        <w:rPr>
          <w:rFonts w:ascii="Times New Roman" w:hAnsi="Times New Roman" w:eastAsia="宋体" w:cs="Times New Roman"/>
          <w:kern w:val="0"/>
          <w:sz w:val="24"/>
          <w:szCs w:val="24"/>
        </w:rPr>
        <w:t>3D</w:t>
      </w:r>
      <w:r>
        <w:rPr>
          <w:rFonts w:ascii="宋体" w:hAnsi="宋体" w:eastAsia="宋体" w:cs="宋体"/>
          <w:kern w:val="0"/>
          <w:sz w:val="24"/>
          <w:szCs w:val="24"/>
        </w:rPr>
        <w:t xml:space="preserve"> 中，多个边连接到一个顶点，可视区域和可行区域太过复杂，难以直接说明。考虑一个顶点</w:t>
      </w:r>
      <m:oMath>
        <m:r>
          <m:rPr/>
          <w:rPr>
            <w:rFonts w:hint="eastAsia" w:ascii="Cambria Math" w:hAnsi="Cambria Math" w:eastAsia="宋体" w:cs="宋体"/>
            <w:kern w:val="0"/>
            <w:sz w:val="24"/>
            <w:szCs w:val="24"/>
          </w:rPr>
          <m:t>P</m:t>
        </m:r>
      </m:oMath>
      <w:r>
        <w:rPr>
          <w:rFonts w:ascii="宋体" w:hAnsi="宋体" w:eastAsia="宋体" w:cs="宋体"/>
          <w:kern w:val="0"/>
          <w:sz w:val="24"/>
          <w:szCs w:val="24"/>
        </w:rPr>
        <w:t>的有向流形</w:t>
      </w:r>
      <m:oMath>
        <m:r>
          <m:rPr/>
          <w:rPr>
            <w:rFonts w:hint="eastAsia" w:ascii="Cambria Math" w:hAnsi="Cambria Math" w:cs="Cambria Math"/>
            <w:kern w:val="0"/>
            <w:sz w:val="24"/>
            <w:szCs w:val="24"/>
          </w:rPr>
          <m:t>F</m:t>
        </m:r>
      </m:oMath>
      <w:r>
        <w:rPr>
          <w:rFonts w:ascii="宋体" w:hAnsi="宋体" w:eastAsia="宋体" w:cs="宋体"/>
          <w:kern w:val="0"/>
          <w:sz w:val="24"/>
          <w:szCs w:val="24"/>
        </w:rPr>
        <w:t>。其直观含义是，无论是</w:t>
      </w:r>
      <m:oMath>
        <m:r>
          <m:rPr>
            <m:sty m:val="p"/>
            <m:scr m:val="double-struck"/>
          </m:rPr>
          <w:rPr>
            <w:rFonts w:ascii="Cambria Math" w:hAnsi="Cambria Math" w:eastAsia="宋体" w:cs="宋体"/>
            <w:sz w:val="24"/>
            <w:szCs w:val="24"/>
          </w:rPr>
          <m:t>V</m:t>
        </m:r>
      </m:oMath>
      <w:r>
        <w:rPr>
          <w:rFonts w:ascii="宋体" w:hAnsi="宋体" w:eastAsia="宋体" w:cs="宋体"/>
          <w:kern w:val="0"/>
          <w:sz w:val="24"/>
          <w:szCs w:val="24"/>
        </w:rPr>
        <w:t>还是</w:t>
      </w:r>
      <m:oMath>
        <m:r>
          <m:rPr>
            <m:sty m:val="p"/>
            <m:scr m:val="double-struck"/>
          </m:rPr>
          <w:rPr>
            <w:rFonts w:ascii="Cambria Math" w:hAnsi="Cambria Math" w:eastAsia="宋体" w:cs="宋体"/>
            <w:sz w:val="24"/>
            <w:szCs w:val="24"/>
          </w:rPr>
          <m:t>F</m:t>
        </m:r>
      </m:oMath>
      <w:r>
        <w:rPr>
          <w:rFonts w:ascii="宋体" w:hAnsi="宋体" w:eastAsia="宋体" w:cs="宋体"/>
          <w:kern w:val="0"/>
          <w:sz w:val="24"/>
          <w:szCs w:val="24"/>
        </w:rPr>
        <w:t>，边界总是“连接”的。</w:t>
      </w:r>
      <w:r>
        <w:rPr>
          <w:rFonts w:ascii="Times New Roman" w:hAnsi="Times New Roman" w:eastAsia="宋体" w:cs="Arial"/>
          <w:sz w:val="24"/>
          <w:szCs w:val="24"/>
        </w:rPr>
        <w:t>此后，</w:t>
      </w:r>
      <w:r>
        <w:rPr>
          <w:rFonts w:ascii="Times New Roman" w:hAnsi="Times New Roman" w:eastAsia="宋体" w:cs="Times New Roman"/>
          <w:sz w:val="24"/>
          <w:szCs w:val="24"/>
        </w:rPr>
        <w:t>Aubry</w:t>
      </w:r>
      <w:r>
        <w:rPr>
          <w:rFonts w:ascii="Times New Roman" w:hAnsi="Times New Roman" w:eastAsia="宋体" w:cs="Arial"/>
          <w:sz w:val="24"/>
          <w:szCs w:val="24"/>
        </w:rPr>
        <w:t xml:space="preserve"> 利用单位球面来阐释流形的连接关系；在作者们看来，这种抽象完美地提</w:t>
      </w:r>
      <w:r>
        <w:rPr>
          <w:rFonts w:hint="eastAsia" w:ascii="Times New Roman" w:hAnsi="Times New Roman" w:eastAsia="宋体" w:cs="Arial"/>
          <w:sz w:val="24"/>
          <w:szCs w:val="24"/>
        </w:rPr>
        <w:t>取</w:t>
      </w:r>
      <w:r>
        <w:rPr>
          <w:rFonts w:ascii="Times New Roman" w:hAnsi="Times New Roman" w:eastAsia="宋体" w:cs="Arial"/>
          <w:sz w:val="24"/>
          <w:szCs w:val="24"/>
        </w:rPr>
        <w:t>了法向特征。在本研究中，该区域将被构建在以</w:t>
      </w:r>
      <m:oMath>
        <m:r>
          <m:rPr/>
          <w:rPr>
            <w:rFonts w:ascii="Cambria Math" w:hAnsi="Cambria Math"/>
          </w:rPr>
          <m:t>P</m:t>
        </m:r>
      </m:oMath>
      <w:r>
        <w:rPr>
          <w:rFonts w:ascii="Times New Roman" w:hAnsi="Times New Roman" w:eastAsia="宋体" w:cs="Arial"/>
          <w:sz w:val="24"/>
          <w:szCs w:val="24"/>
        </w:rPr>
        <w:t>为中心的单位球面上。</w:t>
      </w:r>
    </w:p>
    <w:p w14:paraId="0A6D2398">
      <w:pPr>
        <w:pStyle w:val="13"/>
        <w:rPr>
          <w:rFonts w:hint="eastAsia" w:ascii="宋体" w:hAnsi="宋体" w:eastAsia="宋体"/>
          <w:b w:val="0"/>
          <w:bCs/>
        </w:rPr>
      </w:pPr>
      <w:r>
        <w:rPr>
          <w:rFonts w:hint="eastAsia" w:ascii="宋体" w:hAnsi="宋体" w:eastAsia="宋体"/>
          <w:b w:val="0"/>
          <w:bCs/>
        </w:rPr>
        <w:t xml:space="preserve">表 </w:t>
      </w:r>
      <w:r>
        <w:rPr>
          <w:rFonts w:hint="eastAsia" w:ascii="宋体" w:hAnsi="宋体" w:eastAsia="宋体"/>
          <w:b w:val="0"/>
          <w:bCs/>
        </w:rPr>
        <w:fldChar w:fldCharType="begin"/>
      </w:r>
      <w:r>
        <w:rPr>
          <w:rFonts w:hint="eastAsia" w:ascii="宋体" w:hAnsi="宋体" w:eastAsia="宋体"/>
          <w:b w:val="0"/>
          <w:bCs/>
        </w:rPr>
        <w:instrText xml:space="preserve"> SEQ 表 \* ARABIC </w:instrText>
      </w:r>
      <w:r>
        <w:rPr>
          <w:rFonts w:hint="eastAsia" w:ascii="宋体" w:hAnsi="宋体" w:eastAsia="宋体"/>
          <w:b w:val="0"/>
          <w:bCs/>
        </w:rPr>
        <w:fldChar w:fldCharType="separate"/>
      </w:r>
      <w:r>
        <w:rPr>
          <w:rFonts w:ascii="Times New Roman" w:hAnsi="Times New Roman" w:eastAsia="宋体" w:cs="Times New Roman"/>
          <w:b w:val="0"/>
          <w:bCs/>
        </w:rPr>
        <w:t>1</w:t>
      </w:r>
      <w:r>
        <w:rPr>
          <w:rFonts w:hint="eastAsia" w:ascii="宋体" w:hAnsi="宋体" w:eastAsia="宋体"/>
          <w:b w:val="0"/>
          <w:bCs/>
        </w:rPr>
        <w:fldChar w:fldCharType="end"/>
      </w:r>
      <w:r>
        <w:rPr>
          <w:rFonts w:ascii="宋体" w:hAnsi="宋体" w:eastAsia="宋体"/>
          <w:b w:val="0"/>
          <w:bCs/>
        </w:rPr>
        <w:t>三维几何实体与单位球面之间的对应关系</w:t>
      </w:r>
    </w:p>
    <w:tbl>
      <w:tblPr>
        <w:tblStyle w:val="30"/>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672"/>
        <w:gridCol w:w="4672"/>
      </w:tblGrid>
      <w:tr w14:paraId="7C7972B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516763B4">
            <w:pPr>
              <w:widowControl/>
              <w:tabs>
                <w:tab w:val="center" w:pos="2228"/>
              </w:tabs>
              <w:jc w:val="center"/>
              <w:rPr>
                <w:rFonts w:hint="eastAsia"/>
                <w:kern w:val="0"/>
                <w:szCs w:val="21"/>
              </w:rPr>
            </w:pPr>
            <w:r>
              <w:rPr>
                <w:rFonts w:ascii="Times New Roman" w:hAnsi="Times New Roman" w:cs="Times New Roman"/>
                <w:szCs w:val="21"/>
              </w:rPr>
              <w:t>​</w:t>
            </w:r>
            <w:r>
              <w:rPr>
                <w:rFonts w:hint="eastAsia" w:ascii="Times New Roman" w:hAnsi="Times New Roman" w:cs="Times New Roman"/>
                <w:szCs w:val="21"/>
              </w:rPr>
              <w:t>三维空间</w:t>
            </w:r>
          </w:p>
        </w:tc>
        <w:tc>
          <w:tcPr>
            <w:tcW w:w="4672" w:type="dxa"/>
          </w:tcPr>
          <w:p w14:paraId="0668C5D0">
            <w:pPr>
              <w:widowControl/>
              <w:jc w:val="center"/>
              <w:rPr>
                <w:rFonts w:hint="eastAsia" w:ascii="Times New Roman" w:hAnsi="Times New Roman" w:eastAsia="宋体" w:cs="Arial"/>
                <w:szCs w:val="21"/>
              </w:rPr>
            </w:pPr>
            <w:r>
              <w:rPr>
                <w:rFonts w:hint="eastAsia" w:ascii="Times New Roman" w:hAnsi="Times New Roman" w:eastAsia="宋体" w:cs="Arial"/>
                <w:szCs w:val="21"/>
              </w:rPr>
              <w:t>单位球面</w:t>
            </w:r>
          </w:p>
        </w:tc>
      </w:tr>
      <w:tr w14:paraId="6B1342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5A337CA6">
            <w:pPr>
              <w:widowControl/>
              <w:jc w:val="center"/>
              <w:rPr>
                <w:rFonts w:hint="eastAsia" w:ascii="Times New Roman" w:hAnsi="Times New Roman" w:eastAsia="宋体" w:cs="Arial"/>
                <w:szCs w:val="21"/>
              </w:rPr>
            </w:pPr>
            <w:r>
              <w:rPr>
                <w:rFonts w:hint="eastAsia" w:ascii="Times New Roman" w:hAnsi="Times New Roman" w:eastAsia="宋体" w:cs="Arial"/>
                <w:szCs w:val="21"/>
              </w:rPr>
              <w:t>法向量</w:t>
            </w:r>
          </w:p>
        </w:tc>
        <w:tc>
          <w:tcPr>
            <w:tcW w:w="4672" w:type="dxa"/>
          </w:tcPr>
          <w:p w14:paraId="0441CAF1">
            <w:pPr>
              <w:widowControl/>
              <w:jc w:val="center"/>
              <w:rPr>
                <w:rFonts w:hint="eastAsia" w:ascii="Times New Roman" w:hAnsi="Times New Roman" w:eastAsia="宋体" w:cs="Arial"/>
                <w:szCs w:val="21"/>
              </w:rPr>
            </w:pPr>
            <w:r>
              <w:rPr>
                <w:rFonts w:hint="eastAsia" w:ascii="Times New Roman" w:hAnsi="Times New Roman" w:eastAsia="宋体" w:cs="Arial"/>
                <w:szCs w:val="21"/>
              </w:rPr>
              <w:t>点</w:t>
            </w:r>
          </w:p>
        </w:tc>
      </w:tr>
      <w:tr w14:paraId="0818AD6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5CF7E9ED">
            <w:pPr>
              <w:widowControl/>
              <w:jc w:val="center"/>
              <w:rPr>
                <w:rFonts w:hint="eastAsia" w:ascii="Times New Roman" w:hAnsi="Times New Roman" w:eastAsia="宋体" w:cs="Arial"/>
                <w:szCs w:val="21"/>
              </w:rPr>
            </w:pPr>
            <w:r>
              <w:rPr>
                <w:rFonts w:hint="eastAsia" w:ascii="Times New Roman" w:hAnsi="Times New Roman" w:eastAsia="宋体" w:cs="Arial"/>
                <w:szCs w:val="21"/>
              </w:rPr>
              <w:t>角度</w:t>
            </w:r>
          </w:p>
        </w:tc>
        <w:tc>
          <w:tcPr>
            <w:tcW w:w="4672" w:type="dxa"/>
          </w:tcPr>
          <w:p w14:paraId="2DD60F60">
            <w:pPr>
              <w:widowControl/>
              <w:jc w:val="center"/>
              <w:rPr>
                <w:rFonts w:hint="eastAsia" w:ascii="Times New Roman" w:hAnsi="Times New Roman" w:eastAsia="宋体" w:cs="Arial"/>
                <w:szCs w:val="21"/>
              </w:rPr>
            </w:pPr>
            <w:r>
              <w:rPr>
                <w:rFonts w:hint="eastAsia" w:ascii="Times New Roman" w:hAnsi="Times New Roman" w:eastAsia="宋体" w:cs="Arial"/>
                <w:szCs w:val="21"/>
              </w:rPr>
              <w:t>弧</w:t>
            </w:r>
          </w:p>
        </w:tc>
      </w:tr>
      <w:tr w14:paraId="4986EB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35C0B52A">
            <w:pPr>
              <w:widowControl/>
              <w:jc w:val="center"/>
              <w:rPr>
                <w:rFonts w:hint="eastAsia" w:ascii="Times New Roman" w:hAnsi="Times New Roman" w:eastAsia="宋体" w:cs="Arial"/>
                <w:szCs w:val="21"/>
              </w:rPr>
            </w:pPr>
            <w:r>
              <w:rPr>
                <w:rFonts w:hint="eastAsia" w:ascii="Times New Roman" w:hAnsi="Times New Roman" w:eastAsia="宋体" w:cs="Arial"/>
                <w:szCs w:val="21"/>
              </w:rPr>
              <w:t>有向流形</w:t>
            </w:r>
          </w:p>
        </w:tc>
        <w:tc>
          <w:tcPr>
            <w:tcW w:w="4672" w:type="dxa"/>
          </w:tcPr>
          <w:p w14:paraId="3CF2CBF3">
            <w:pPr>
              <w:widowControl/>
              <w:jc w:val="center"/>
              <w:rPr>
                <w:rFonts w:hint="eastAsia" w:ascii="Times New Roman" w:hAnsi="Times New Roman" w:eastAsia="宋体" w:cs="Arial"/>
                <w:szCs w:val="21"/>
              </w:rPr>
            </w:pPr>
            <w:r>
              <w:rPr>
                <w:rFonts w:hint="eastAsia" w:ascii="Times New Roman" w:hAnsi="Times New Roman" w:eastAsia="宋体" w:cs="Arial"/>
                <w:szCs w:val="21"/>
              </w:rPr>
              <w:t>球面多边形边界</w:t>
            </w:r>
          </w:p>
        </w:tc>
      </w:tr>
      <w:tr w14:paraId="3B909C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58144FA9">
            <w:pPr>
              <w:widowControl/>
              <w:jc w:val="center"/>
              <w:rPr>
                <w:rFonts w:hint="eastAsia" w:ascii="Times New Roman" w:hAnsi="Times New Roman" w:eastAsia="宋体" w:cs="Arial"/>
                <w:szCs w:val="21"/>
              </w:rPr>
            </w:pPr>
            <w:r>
              <w:rPr>
                <w:rFonts w:hint="eastAsia" w:ascii="Times New Roman" w:hAnsi="Times New Roman" w:eastAsia="宋体" w:cs="Arial"/>
                <w:szCs w:val="21"/>
              </w:rPr>
              <w:t>区域</w:t>
            </w:r>
          </w:p>
        </w:tc>
        <w:tc>
          <w:tcPr>
            <w:tcW w:w="4672" w:type="dxa"/>
          </w:tcPr>
          <w:p w14:paraId="1E40EB53">
            <w:pPr>
              <w:widowControl/>
              <w:jc w:val="center"/>
              <w:rPr>
                <w:rFonts w:hint="eastAsia" w:ascii="Times New Roman" w:hAnsi="Times New Roman" w:eastAsia="宋体" w:cs="Arial"/>
                <w:szCs w:val="21"/>
              </w:rPr>
            </w:pPr>
            <w:r>
              <w:rPr>
                <w:rFonts w:hint="eastAsia" w:ascii="Times New Roman" w:hAnsi="Times New Roman" w:eastAsia="宋体" w:cs="Arial"/>
                <w:szCs w:val="21"/>
              </w:rPr>
              <w:t>球面多边形</w:t>
            </w:r>
          </w:p>
        </w:tc>
      </w:tr>
      <w:tr w14:paraId="2D1728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2972AE7D">
            <w:pPr>
              <w:widowControl/>
              <w:jc w:val="left"/>
              <w:rPr>
                <w:rFonts w:hint="eastAsia" w:ascii="Times New Roman" w:hAnsi="Times New Roman" w:eastAsia="宋体" w:cs="Arial"/>
                <w:szCs w:val="21"/>
              </w:rPr>
            </w:pPr>
            <m:oMathPara>
              <m:oMath>
                <m:sSub>
                  <m:sSubPr>
                    <m:ctrlPr>
                      <w:rPr>
                        <w:rFonts w:ascii="Cambria Math" w:hAnsi="Cambria Math"/>
                        <w:szCs w:val="21"/>
                      </w:rPr>
                    </m:ctrlPr>
                  </m:sSubPr>
                  <m:e>
                    <m:r>
                      <m:rPr>
                        <m:sty m:val="p"/>
                        <m:scr m:val="double-struck"/>
                      </m:rPr>
                      <w:rPr>
                        <w:rFonts w:ascii="Cambria Math" w:hAnsi="Cambria Math"/>
                        <w:szCs w:val="21"/>
                      </w:rPr>
                      <m:t>V</m:t>
                    </m:r>
                    <m:ctrlPr>
                      <w:rPr>
                        <w:rFonts w:ascii="Cambria Math" w:hAnsi="Cambria Math"/>
                        <w:szCs w:val="21"/>
                      </w:rPr>
                    </m:ctrlPr>
                  </m:e>
                  <m:sub>
                    <m:r>
                      <m:rPr/>
                      <w:rPr>
                        <w:rFonts w:ascii="Cambria Math" w:hAnsi="Cambria Math"/>
                        <w:szCs w:val="21"/>
                      </w:rPr>
                      <m:t xml:space="preserve"> </m:t>
                    </m:r>
                    <m:ctrlPr>
                      <w:rPr>
                        <w:rFonts w:ascii="Cambria Math" w:hAnsi="Cambria Math"/>
                        <w:szCs w:val="21"/>
                      </w:rPr>
                    </m:ctrlPr>
                  </m:sub>
                </m:sSub>
              </m:oMath>
            </m:oMathPara>
          </w:p>
        </w:tc>
        <w:tc>
          <w:tcPr>
            <w:tcW w:w="4672" w:type="dxa"/>
          </w:tcPr>
          <w:p w14:paraId="2F9CCAA7">
            <w:pPr>
              <w:widowControl/>
              <w:jc w:val="left"/>
              <w:rPr>
                <w:rFonts w:hint="eastAsia" w:ascii="Times New Roman" w:hAnsi="Times New Roman" w:eastAsia="宋体" w:cs="Arial"/>
                <w:szCs w:val="21"/>
              </w:rPr>
            </w:pPr>
            <m:oMathPara>
              <m:oMath>
                <m:sSub>
                  <m:sSubPr>
                    <m:ctrlPr>
                      <w:rPr>
                        <w:rFonts w:ascii="Cambria Math" w:hAnsi="Cambria Math"/>
                        <w:szCs w:val="21"/>
                      </w:rPr>
                    </m:ctrlPr>
                  </m:sSubPr>
                  <m:e>
                    <m:r>
                      <m:rPr>
                        <m:sty m:val="p"/>
                        <m:scr m:val="double-struck"/>
                      </m:rPr>
                      <w:rPr>
                        <w:rFonts w:ascii="Cambria Math" w:hAnsi="Cambria Math"/>
                        <w:szCs w:val="21"/>
                      </w:rPr>
                      <m:t>V'</m:t>
                    </m:r>
                    <m:ctrlPr>
                      <w:rPr>
                        <w:rFonts w:ascii="Cambria Math" w:hAnsi="Cambria Math"/>
                        <w:szCs w:val="21"/>
                      </w:rPr>
                    </m:ctrlPr>
                  </m:e>
                  <m:sub>
                    <m:r>
                      <m:rPr/>
                      <w:rPr>
                        <w:rFonts w:ascii="Cambria Math" w:hAnsi="Cambria Math"/>
                        <w:szCs w:val="21"/>
                      </w:rPr>
                      <m:t xml:space="preserve"> </m:t>
                    </m:r>
                    <m:ctrlPr>
                      <w:rPr>
                        <w:rFonts w:ascii="Cambria Math" w:hAnsi="Cambria Math"/>
                        <w:szCs w:val="21"/>
                      </w:rPr>
                    </m:ctrlPr>
                  </m:sub>
                </m:sSub>
              </m:oMath>
            </m:oMathPara>
          </w:p>
        </w:tc>
      </w:tr>
      <w:tr w14:paraId="080006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4672" w:type="dxa"/>
          </w:tcPr>
          <w:p w14:paraId="35CA1FCD">
            <w:pPr>
              <w:widowControl/>
              <w:jc w:val="left"/>
              <w:rPr>
                <w:rFonts w:hint="eastAsia" w:ascii="Times New Roman" w:hAnsi="Times New Roman" w:eastAsia="宋体" w:cs="Arial"/>
                <w:szCs w:val="21"/>
              </w:rPr>
            </w:pPr>
            <m:oMathPara>
              <m:oMath>
                <m:sSub>
                  <m:sSubPr>
                    <m:ctrlPr>
                      <w:rPr>
                        <w:rFonts w:ascii="Cambria Math" w:hAnsi="Cambria Math"/>
                        <w:szCs w:val="21"/>
                      </w:rPr>
                    </m:ctrlPr>
                  </m:sSubPr>
                  <m:e>
                    <m:r>
                      <m:rPr>
                        <m:sty m:val="p"/>
                        <m:scr m:val="double-struck"/>
                      </m:rPr>
                      <w:rPr>
                        <w:rFonts w:ascii="Cambria Math" w:hAnsi="Cambria Math"/>
                        <w:szCs w:val="21"/>
                      </w:rPr>
                      <m:t>F</m:t>
                    </m:r>
                    <m:ctrlPr>
                      <w:rPr>
                        <w:rFonts w:ascii="Cambria Math" w:hAnsi="Cambria Math"/>
                        <w:szCs w:val="21"/>
                      </w:rPr>
                    </m:ctrlPr>
                  </m:e>
                  <m:sub>
                    <m:r>
                      <m:rPr/>
                      <w:rPr>
                        <w:rFonts w:ascii="Cambria Math" w:hAnsi="Cambria Math"/>
                        <w:szCs w:val="21"/>
                      </w:rPr>
                      <m:t xml:space="preserve"> </m:t>
                    </m:r>
                    <m:ctrlPr>
                      <w:rPr>
                        <w:rFonts w:ascii="Cambria Math" w:hAnsi="Cambria Math"/>
                        <w:szCs w:val="21"/>
                      </w:rPr>
                    </m:ctrlPr>
                  </m:sub>
                </m:sSub>
              </m:oMath>
            </m:oMathPara>
          </w:p>
        </w:tc>
        <w:tc>
          <w:tcPr>
            <w:tcW w:w="4672" w:type="dxa"/>
          </w:tcPr>
          <w:p w14:paraId="2632DAC9">
            <w:pPr>
              <w:widowControl/>
              <w:jc w:val="left"/>
              <w:rPr>
                <w:rFonts w:hint="eastAsia" w:ascii="Times New Roman" w:hAnsi="Times New Roman" w:eastAsia="宋体" w:cs="Arial"/>
                <w:szCs w:val="21"/>
              </w:rPr>
            </w:pPr>
            <m:oMathPara>
              <m:oMath>
                <m:sSub>
                  <m:sSubPr>
                    <m:ctrlPr>
                      <w:rPr>
                        <w:rFonts w:ascii="Cambria Math" w:hAnsi="Cambria Math"/>
                        <w:szCs w:val="21"/>
                      </w:rPr>
                    </m:ctrlPr>
                  </m:sSubPr>
                  <m:e>
                    <m:r>
                      <m:rPr>
                        <m:sty m:val="p"/>
                        <m:scr m:val="double-struck"/>
                      </m:rPr>
                      <w:rPr>
                        <w:rFonts w:ascii="Cambria Math" w:hAnsi="Cambria Math"/>
                        <w:szCs w:val="21"/>
                      </w:rPr>
                      <m:t>F'</m:t>
                    </m:r>
                    <m:ctrlPr>
                      <w:rPr>
                        <w:rFonts w:ascii="Cambria Math" w:hAnsi="Cambria Math"/>
                        <w:szCs w:val="21"/>
                      </w:rPr>
                    </m:ctrlPr>
                  </m:e>
                  <m:sub>
                    <m:r>
                      <m:rPr/>
                      <w:rPr>
                        <w:rFonts w:ascii="Cambria Math" w:hAnsi="Cambria Math"/>
                        <w:szCs w:val="21"/>
                      </w:rPr>
                      <m:t xml:space="preserve"> </m:t>
                    </m:r>
                    <m:ctrlPr>
                      <w:rPr>
                        <w:rFonts w:ascii="Cambria Math" w:hAnsi="Cambria Math"/>
                        <w:szCs w:val="21"/>
                      </w:rPr>
                    </m:ctrlPr>
                  </m:sub>
                </m:sSub>
              </m:oMath>
            </m:oMathPara>
          </w:p>
        </w:tc>
      </w:tr>
    </w:tbl>
    <w:p w14:paraId="5FBD0DA8">
      <w:pPr>
        <w:widowControl/>
        <w:jc w:val="left"/>
        <w:rPr>
          <w:rFonts w:hint="eastAsia" w:ascii="Times New Roman" w:hAnsi="Times New Roman" w:eastAsia="宋体" w:cs="Arial"/>
          <w:b/>
          <w:bCs/>
          <w:sz w:val="24"/>
          <w:szCs w:val="24"/>
        </w:rPr>
      </w:pPr>
    </w:p>
    <w:p w14:paraId="5C70C463">
      <w:pPr>
        <w:widowControl/>
        <w:jc w:val="center"/>
        <w:rPr>
          <w:rFonts w:ascii="宋体" w:hAnsi="宋体" w:eastAsia="宋体" w:cs="宋体"/>
          <w:kern w:val="0"/>
          <w:sz w:val="24"/>
          <w:szCs w:val="24"/>
        </w:rPr>
      </w:pPr>
      <w:r>
        <w:rPr>
          <w:rFonts w:ascii="宋体" w:hAnsi="宋体" w:eastAsia="宋体" w:cs="宋体"/>
          <w:kern w:val="0"/>
          <w:sz w:val="24"/>
          <w:szCs w:val="24"/>
        </w:rPr>
        <w:drawing>
          <wp:inline distT="0" distB="0" distL="0" distR="0">
            <wp:extent cx="5448300" cy="3942715"/>
            <wp:effectExtent l="0" t="0" r="0" b="635"/>
            <wp:docPr id="20277190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19035" name="图片 12"/>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5456478" cy="3949151"/>
                    </a:xfrm>
                    <a:prstGeom prst="rect">
                      <a:avLst/>
                    </a:prstGeom>
                    <a:noFill/>
                    <a:ln>
                      <a:noFill/>
                    </a:ln>
                  </pic:spPr>
                </pic:pic>
              </a:graphicData>
            </a:graphic>
          </wp:inline>
        </w:drawing>
      </w:r>
    </w:p>
    <w:p w14:paraId="0624AE99">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21</w:t>
      </w:r>
      <w:r>
        <w:rPr>
          <w:rFonts w:hint="eastAsia" w:ascii="宋体" w:hAnsi="宋体" w:eastAsia="宋体"/>
          <w:b w:val="0"/>
          <w:bCs/>
        </w:rPr>
        <w:fldChar w:fldCharType="end"/>
      </w:r>
      <w:r>
        <w:rPr>
          <w:rFonts w:ascii="宋体" w:hAnsi="宋体" w:eastAsia="宋体"/>
          <w:b w:val="0"/>
          <w:bCs/>
        </w:rPr>
        <w:t xml:space="preserve">由环绕点 </w:t>
      </w:r>
      <m:oMath>
        <m:r>
          <m:rPr/>
          <w:rPr>
            <w:rFonts w:ascii="Cambria Math" w:hAnsi="Cambria Math" w:eastAsia="宋体"/>
          </w:rPr>
          <m:t>P</m:t>
        </m:r>
      </m:oMath>
      <w:r>
        <w:rPr>
          <w:rFonts w:ascii="宋体" w:hAnsi="宋体" w:eastAsia="宋体"/>
          <w:b w:val="0"/>
          <w:bCs/>
        </w:rPr>
        <w:t>的八个面片构成的有向流形的可行区域与可视区域。(</w:t>
      </w:r>
      <w:r>
        <w:rPr>
          <w:rFonts w:ascii="Times New Roman" w:hAnsi="Times New Roman" w:eastAsia="宋体" w:cs="Times New Roman"/>
          <w:b w:val="0"/>
          <w:bCs/>
        </w:rPr>
        <w:t>A</w:t>
      </w:r>
      <w:r>
        <w:rPr>
          <w:rFonts w:ascii="宋体" w:hAnsi="宋体" w:eastAsia="宋体"/>
          <w:b w:val="0"/>
          <w:bCs/>
        </w:rPr>
        <w:t xml:space="preserve">)点 </w:t>
      </w:r>
      <m:oMath>
        <m:r>
          <m:rPr/>
          <w:rPr>
            <w:rFonts w:ascii="Cambria Math" w:hAnsi="Cambria Math" w:eastAsia="宋体"/>
          </w:rPr>
          <m:t>P</m:t>
        </m:r>
      </m:oMath>
      <w:r>
        <w:rPr>
          <w:rFonts w:ascii="宋体" w:hAnsi="宋体" w:eastAsia="宋体"/>
          <w:b w:val="0"/>
          <w:bCs/>
        </w:rPr>
        <w:t>的有向流形。(</w:t>
      </w:r>
      <w:r>
        <w:rPr>
          <w:rFonts w:ascii="Times New Roman" w:hAnsi="Times New Roman" w:eastAsia="宋体" w:cs="Times New Roman"/>
          <w:b w:val="0"/>
          <w:bCs/>
        </w:rPr>
        <w:t>B</w:t>
      </w:r>
      <w:r>
        <w:rPr>
          <w:rFonts w:ascii="宋体" w:hAnsi="宋体" w:eastAsia="宋体"/>
          <w:b w:val="0"/>
          <w:bCs/>
        </w:rPr>
        <w:t>)该有向流形的单位球面多边形边界。(</w:t>
      </w:r>
      <w:r>
        <w:rPr>
          <w:rFonts w:ascii="Times New Roman" w:hAnsi="Times New Roman" w:eastAsia="宋体" w:cs="Times New Roman"/>
          <w:b w:val="0"/>
          <w:bCs/>
        </w:rPr>
        <w:t>C</w:t>
      </w:r>
      <w:r>
        <w:rPr>
          <w:rFonts w:ascii="宋体" w:hAnsi="宋体" w:eastAsia="宋体"/>
          <w:b w:val="0"/>
          <w:bCs/>
        </w:rPr>
        <w:t xml:space="preserve">) 点 </w:t>
      </w:r>
      <m:oMath>
        <m:r>
          <m:rPr/>
          <w:rPr>
            <w:rFonts w:ascii="Cambria Math" w:hAnsi="Cambria Math" w:eastAsia="宋体"/>
          </w:rPr>
          <m:t>P</m:t>
        </m:r>
      </m:oMath>
      <w:r>
        <w:rPr>
          <w:rFonts w:ascii="宋体" w:hAnsi="宋体" w:eastAsia="宋体"/>
          <w:b w:val="0"/>
          <w:bCs/>
        </w:rPr>
        <w:t xml:space="preserve">的可行区域 </w:t>
      </w:r>
      <m:oMath>
        <m:sSup>
          <m:sSupPr>
            <m:ctrlPr>
              <w:rPr>
                <w:rFonts w:ascii="Cambria Math" w:hAnsi="Cambria Math" w:eastAsia="宋体"/>
                <w:b w:val="0"/>
                <w:bCs/>
              </w:rPr>
            </m:ctrlPr>
          </m:sSupPr>
          <m:e>
            <m:r>
              <m:rPr>
                <m:sty m:val="p"/>
                <m:scr m:val="double-struck"/>
              </m:rPr>
              <w:rPr>
                <w:rFonts w:ascii="Cambria Math" w:hAnsi="Cambria Math" w:eastAsia="宋体"/>
              </w:rPr>
              <m:t>F</m:t>
            </m:r>
            <m:ctrlPr>
              <w:rPr>
                <w:rFonts w:ascii="Cambria Math" w:hAnsi="Cambria Math" w:eastAsia="宋体"/>
                <w:b w:val="0"/>
                <w:bCs/>
              </w:rPr>
            </m:ctrlPr>
          </m:e>
          <m:sup>
            <m:r>
              <m:rPr>
                <m:sty m:val="p"/>
              </m:rPr>
              <w:rPr>
                <w:rFonts w:ascii="Cambria Math" w:hAnsi="Cambria Math" w:eastAsia="宋体"/>
              </w:rPr>
              <m:t>'</m:t>
            </m:r>
            <m:ctrlPr>
              <w:rPr>
                <w:rFonts w:ascii="Cambria Math" w:hAnsi="Cambria Math" w:eastAsia="宋体"/>
                <w:b w:val="0"/>
                <w:bCs/>
              </w:rPr>
            </m:ctrlPr>
          </m:sup>
        </m:sSup>
      </m:oMath>
      <w:r>
        <w:rPr>
          <w:rFonts w:ascii="宋体" w:hAnsi="宋体" w:eastAsia="宋体"/>
          <w:b w:val="0"/>
          <w:bCs/>
        </w:rPr>
        <w:t xml:space="preserve"> (绿色)。(</w:t>
      </w:r>
      <w:r>
        <w:rPr>
          <w:rFonts w:ascii="Times New Roman" w:hAnsi="Times New Roman" w:eastAsia="宋体" w:cs="Times New Roman"/>
          <w:b w:val="0"/>
          <w:bCs/>
        </w:rPr>
        <w:t>D</w:t>
      </w:r>
      <w:r>
        <w:rPr>
          <w:rFonts w:ascii="宋体" w:hAnsi="宋体" w:eastAsia="宋体"/>
          <w:b w:val="0"/>
          <w:bCs/>
        </w:rPr>
        <w:t xml:space="preserve">)点 </w:t>
      </w:r>
      <m:oMath>
        <m:r>
          <m:rPr/>
          <w:rPr>
            <w:rFonts w:ascii="Cambria Math" w:hAnsi="Cambria Math" w:eastAsia="宋体"/>
          </w:rPr>
          <m:t>P</m:t>
        </m:r>
      </m:oMath>
      <w:r>
        <w:rPr>
          <w:rFonts w:ascii="宋体" w:hAnsi="宋体" w:eastAsia="宋体"/>
          <w:b w:val="0"/>
          <w:bCs/>
        </w:rPr>
        <w:t xml:space="preserve">的可视区域 </w:t>
      </w:r>
      <m:oMath>
        <m:sSup>
          <m:sSupPr>
            <m:ctrlPr>
              <w:rPr>
                <w:rFonts w:ascii="Cambria Math" w:hAnsi="Cambria Math" w:eastAsia="宋体"/>
                <w:b w:val="0"/>
                <w:bCs/>
              </w:rPr>
            </m:ctrlPr>
          </m:sSupPr>
          <m:e>
            <m:r>
              <m:rPr/>
              <w:rPr>
                <w:rFonts w:ascii="Cambria Math" w:hAnsi="Cambria Math" w:eastAsia="宋体"/>
              </w:rPr>
              <m:t>v</m:t>
            </m:r>
            <m:ctrlPr>
              <w:rPr>
                <w:rFonts w:ascii="Cambria Math" w:hAnsi="Cambria Math" w:eastAsia="宋体"/>
                <w:b w:val="0"/>
                <w:bCs/>
              </w:rPr>
            </m:ctrlPr>
          </m:e>
          <m:sup>
            <m:r>
              <m:rPr>
                <m:sty m:val="p"/>
              </m:rPr>
              <w:rPr>
                <w:rFonts w:ascii="Cambria Math" w:hAnsi="Cambria Math" w:eastAsia="宋体"/>
              </w:rPr>
              <m:t>'</m:t>
            </m:r>
            <m:ctrlPr>
              <w:rPr>
                <w:rFonts w:ascii="Cambria Math" w:hAnsi="Cambria Math" w:eastAsia="宋体"/>
                <w:b w:val="0"/>
                <w:bCs/>
              </w:rPr>
            </m:ctrlPr>
          </m:sup>
        </m:sSup>
      </m:oMath>
      <w:r>
        <w:rPr>
          <w:rFonts w:ascii="宋体" w:hAnsi="宋体" w:eastAsia="宋体"/>
          <w:b w:val="0"/>
          <w:bCs/>
        </w:rPr>
        <w:t xml:space="preserve"> (棕色)。</w:t>
      </w:r>
    </w:p>
    <w:p w14:paraId="43C32C27">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 xml:space="preserve">定义 </w:t>
      </w:r>
      <w:r>
        <w:rPr>
          <w:rFonts w:ascii="Times New Roman" w:hAnsi="Times New Roman" w:eastAsia="宋体" w:cs="Times New Roman"/>
          <w:sz w:val="24"/>
          <w:szCs w:val="24"/>
        </w:rPr>
        <w:t>5​</w:t>
      </w:r>
      <w:r>
        <w:rPr>
          <w:rFonts w:ascii="宋体" w:hAnsi="宋体" w:eastAsia="宋体" w:cs="Arial"/>
          <w:sz w:val="24"/>
          <w:szCs w:val="24"/>
        </w:rPr>
        <w:t xml:space="preserve"> （球面多边形，子区域）设</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Q</m:t>
            </m:r>
            <m:ctrlPr>
              <w:rPr>
                <w:rFonts w:ascii="Cambria Math" w:hAnsi="Cambria Math"/>
              </w:rPr>
            </m:ctrlPr>
          </m:e>
        </m:d>
        <m:r>
          <m:rPr>
            <m:sty m:val="p"/>
          </m:rPr>
          <w:rPr>
            <w:rFonts w:ascii="Cambria Math" w:hAnsi="Cambria Math"/>
          </w:rPr>
          <m:t>∥</m:t>
        </m:r>
        <m:acc>
          <m:accPr>
            <m:chr m:val="⃗"/>
            <m:ctrlPr>
              <w:rPr>
                <w:rFonts w:ascii="Cambria Math" w:hAnsi="Cambria Math"/>
              </w:rPr>
            </m:ctrlPr>
          </m:accPr>
          <m:e>
            <m:r>
              <m:rPr/>
              <w:rPr>
                <w:rFonts w:ascii="Cambria Math" w:hAnsi="Cambria Math"/>
              </w:rPr>
              <m:t>PQ</m:t>
            </m:r>
            <m:ctrlPr>
              <w:rPr>
                <w:rFonts w:ascii="Cambria Math" w:hAnsi="Cambria Math"/>
              </w:rPr>
            </m:ctrlPr>
          </m:e>
        </m:acc>
        <m:r>
          <m:rPr>
            <m:sty m:val="p"/>
          </m:rPr>
          <w:rPr>
            <w:rFonts w:ascii="Cambria Math" w:hAnsi="Cambria Math"/>
          </w:rPr>
          <m:t>∥=</m:t>
        </m:r>
        <m:r>
          <m:rPr/>
          <w:rPr>
            <w:rFonts w:ascii="Cambria Math" w:hAnsi="Cambria Math" w:cs="Times New Roman"/>
          </w:rPr>
          <m:t>1</m:t>
        </m:r>
        <m:r>
          <m:rPr>
            <m:sty m:val="p"/>
          </m:rPr>
          <w:rPr>
            <w:rFonts w:ascii="Cambria Math" w:hAnsi="Cambria Math"/>
          </w:rPr>
          <m:t>}</m:t>
        </m:r>
      </m:oMath>
      <w:r>
        <w:rPr>
          <w:rFonts w:ascii="宋体" w:hAnsi="宋体" w:eastAsia="宋体" w:cs="Arial"/>
          <w:sz w:val="24"/>
          <w:szCs w:val="24"/>
        </w:rPr>
        <w:t>为以点</w:t>
      </w:r>
      <m:oMath>
        <m:r>
          <m:rPr/>
          <w:rPr>
            <w:rFonts w:ascii="Cambria Math" w:hAnsi="Cambria Math"/>
          </w:rPr>
          <m:t>P</m:t>
        </m:r>
        <m:r>
          <m:rPr>
            <m:sty m:val="p"/>
          </m:rPr>
          <w:rPr>
            <w:rFonts w:ascii="Cambria Math" w:hAnsi="Cambria Math"/>
          </w:rPr>
          <m:t>.</m:t>
        </m:r>
      </m:oMath>
      <w:r>
        <w:rPr>
          <w:rFonts w:ascii="宋体" w:hAnsi="宋体" w:eastAsia="宋体" w:cs="Arial"/>
          <w:sz w:val="24"/>
          <w:szCs w:val="24"/>
        </w:rPr>
        <w:t>为中心的单位球面。我们记</w:t>
      </w:r>
      <m:oMath>
        <m:sSup>
          <m:sSupPr>
            <m:ctrlPr>
              <w:rPr>
                <w:rFonts w:ascii="Cambria Math" w:hAnsi="Cambria Math"/>
              </w:rPr>
            </m:ctrlPr>
          </m:sSupPr>
          <m:e>
            <m:r>
              <m:rPr>
                <m:sty m:val="p"/>
                <m:scr m:val="double-struck"/>
              </m:rPr>
              <w:rPr>
                <w:rFonts w:ascii="Cambria Math" w:hAnsi="Cambria Math"/>
              </w:rPr>
              <m:t>V</m:t>
            </m:r>
            <m:ctrlPr>
              <w:rPr>
                <w:rFonts w:ascii="Cambria Math" w:hAnsi="Cambria Math"/>
              </w:rPr>
            </m:ctrlPr>
          </m:e>
          <m:sup>
            <m:r>
              <m:rPr>
                <m:sty m:val="p"/>
              </m:rPr>
              <w:rPr>
                <w:rFonts w:ascii="Cambria Math" w:hAnsi="Cambria Math"/>
              </w:rPr>
              <m:t>'</m:t>
            </m:r>
            <m:ctrlPr>
              <w:rPr>
                <w:rFonts w:ascii="Cambria Math" w:hAnsi="Cambria Math"/>
              </w:rPr>
            </m:ctrlPr>
          </m:sup>
        </m:sSup>
        <m:r>
          <m:rPr>
            <m:sty m:val="p"/>
            <m:scr m:val="double-struck"/>
          </m:rPr>
          <w:rPr>
            <w:rFonts w:ascii="Cambria Math" w:hAnsi="Cambria Math"/>
          </w:rPr>
          <m:t>=V∩</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P</m:t>
            </m:r>
            <m:ctrlPr>
              <w:rPr>
                <w:rFonts w:ascii="Cambria Math" w:hAnsi="Cambria Math"/>
              </w:rPr>
            </m:ctrlPr>
          </m:sub>
        </m:sSub>
      </m:oMath>
      <w:r>
        <w:rPr>
          <w:rFonts w:ascii="宋体" w:hAnsi="宋体" w:eastAsia="宋体" w:cs="Arial"/>
          <w:sz w:val="24"/>
          <w:szCs w:val="24"/>
        </w:rPr>
        <w:t>，并将它们之间的交/并集组合称为球面多边形。</w:t>
      </w:r>
      <m:oMath>
        <m:sSup>
          <m:sSupPr>
            <m:ctrlPr>
              <w:rPr>
                <w:rFonts w:ascii="Cambria Math" w:hAnsi="Cambria Math"/>
              </w:rPr>
            </m:ctrlPr>
          </m:sSupPr>
          <m:e>
            <m:r>
              <m:rPr>
                <m:sty m:val="p"/>
                <m:scr m:val="double-struck"/>
              </m:rPr>
              <w:rPr>
                <w:rFonts w:ascii="Cambria Math" w:hAnsi="Cambria Math"/>
              </w:rPr>
              <m:t>V</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ascii="宋体" w:hAnsi="宋体" w:eastAsia="宋体" w:cs="Arial"/>
          <w:sz w:val="24"/>
          <w:szCs w:val="24"/>
        </w:rPr>
        <w:t>的边界是连续的球面，记为</w:t>
      </w:r>
      <m:oMath>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V</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F</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rPr>
          <w:rFonts w:ascii="宋体" w:hAnsi="宋体" w:eastAsia="宋体" w:cs="Arial"/>
          <w:sz w:val="24"/>
          <w:szCs w:val="24"/>
        </w:rPr>
        <w:t>。</w:t>
      </w:r>
    </w:p>
    <w:p w14:paraId="3181B8CC">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在接下来的章节中，为了方便解释，作者有时可能使用“子区域”（</w:t>
      </w:r>
      <w:r>
        <w:rPr>
          <w:rFonts w:ascii="Times New Roman" w:hAnsi="Times New Roman" w:eastAsia="宋体" w:cs="Times New Roman"/>
          <w:sz w:val="24"/>
          <w:szCs w:val="24"/>
        </w:rPr>
        <w:t>subregion</w:t>
      </w:r>
      <w:r>
        <w:rPr>
          <w:rFonts w:ascii="宋体" w:hAnsi="宋体" w:eastAsia="宋体" w:cs="Arial"/>
          <w:sz w:val="24"/>
          <w:szCs w:val="24"/>
        </w:rPr>
        <w:t>）一词来代替区域内的子多边形。</w:t>
      </w:r>
    </w:p>
    <w:p w14:paraId="589B41C6">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 xml:space="preserve">表 </w:t>
      </w:r>
      <w:r>
        <w:rPr>
          <w:rFonts w:ascii="Times New Roman" w:hAnsi="Times New Roman" w:eastAsia="宋体" w:cs="Times New Roman"/>
          <w:sz w:val="24"/>
          <w:szCs w:val="24"/>
        </w:rPr>
        <w:t>1</w:t>
      </w:r>
      <w:r>
        <w:rPr>
          <w:rFonts w:ascii="宋体" w:hAnsi="宋体" w:eastAsia="宋体" w:cs="Arial"/>
          <w:sz w:val="24"/>
          <w:szCs w:val="24"/>
        </w:rPr>
        <w:t xml:space="preserve"> 列出了本文在三维空间和单位球面中使用的几何实体对应关系。</w:t>
      </w:r>
    </w:p>
    <w:p w14:paraId="573736B3">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图</w:t>
      </w:r>
      <w:r>
        <w:rPr>
          <w:rFonts w:hint="eastAsia" w:ascii="Times New Roman" w:hAnsi="Times New Roman" w:eastAsia="宋体" w:cs="Times New Roman"/>
          <w:sz w:val="24"/>
          <w:szCs w:val="24"/>
        </w:rPr>
        <w:t>21</w:t>
      </w:r>
      <w:r>
        <w:rPr>
          <w:rFonts w:ascii="宋体" w:hAnsi="宋体" w:eastAsia="宋体" w:cs="Arial"/>
          <w:sz w:val="24"/>
          <w:szCs w:val="24"/>
        </w:rPr>
        <w:t>展示了一个复杂角落的可见区域与可行区域的三个三维示例。图</w:t>
      </w:r>
      <w:r>
        <w:rPr>
          <w:rFonts w:hint="eastAsia" w:ascii="Times New Roman" w:hAnsi="Times New Roman" w:eastAsia="宋体" w:cs="Times New Roman"/>
          <w:sz w:val="24"/>
          <w:szCs w:val="24"/>
        </w:rPr>
        <w:t>21</w:t>
      </w:r>
      <w:r>
        <w:rPr>
          <w:rFonts w:ascii="Times New Roman" w:hAnsi="Times New Roman" w:eastAsia="宋体" w:cs="Times New Roman"/>
          <w:sz w:val="24"/>
          <w:szCs w:val="24"/>
        </w:rPr>
        <w:t>A</w:t>
      </w:r>
      <w:r>
        <w:rPr>
          <w:rFonts w:ascii="宋体" w:hAnsi="宋体" w:eastAsia="宋体" w:cs="Arial"/>
          <w:sz w:val="24"/>
          <w:szCs w:val="24"/>
        </w:rPr>
        <w:t xml:space="preserve"> 展示了一个有向流形</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8</m:t>
            </m:r>
            <m:ctrlPr>
              <w:rPr>
                <w:rFonts w:ascii="Cambria Math" w:hAnsi="Cambria Math"/>
              </w:rPr>
            </m:ctrlPr>
          </m:sub>
        </m:sSub>
        <m:r>
          <m:rPr>
            <m:sty m:val="p"/>
          </m:rPr>
          <w:rPr>
            <w:rFonts w:ascii="Cambria Math" w:hAnsi="Cambria Math"/>
          </w:rPr>
          <m:t>}</m:t>
        </m:r>
      </m:oMath>
      <w:r>
        <w:rPr>
          <w:rFonts w:ascii="宋体" w:hAnsi="宋体" w:eastAsia="宋体" w:cs="Arial"/>
          <w:sz w:val="24"/>
          <w:szCs w:val="24"/>
        </w:rPr>
        <w:t xml:space="preserve">，我们可以根据定义 </w:t>
      </w:r>
      <w:r>
        <w:rPr>
          <w:rFonts w:ascii="Times New Roman" w:hAnsi="Times New Roman" w:eastAsia="宋体" w:cs="Times New Roman"/>
          <w:sz w:val="24"/>
          <w:szCs w:val="24"/>
        </w:rPr>
        <w:t>4</w:t>
      </w:r>
      <w:r>
        <w:rPr>
          <w:rFonts w:ascii="宋体" w:hAnsi="宋体" w:eastAsia="宋体" w:cs="Arial"/>
          <w:sz w:val="24"/>
          <w:szCs w:val="24"/>
        </w:rPr>
        <w:t xml:space="preserve"> 将其面片划分为若干个连续的纯凸子集。例如</w:t>
      </w:r>
      <m:oMath>
        <m:r>
          <m:rPr/>
          <w:rPr>
            <w:rFonts w:ascii="Cambria Math" w:hAnsi="Cambria Math"/>
          </w:rPr>
          <m:t>F</m:t>
        </m:r>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8</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4</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5</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6</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7</m:t>
            </m:r>
            <m:ctrlPr>
              <w:rPr>
                <w:rFonts w:ascii="Cambria Math" w:hAnsi="Cambria Math"/>
              </w:rPr>
            </m:ctrlPr>
          </m:sub>
        </m:sSub>
        <m:r>
          <m:rPr>
            <m:sty m:val="p"/>
          </m:rPr>
          <w:rPr>
            <w:rFonts w:ascii="Cambria Math" w:hAnsi="Cambria Math"/>
          </w:rPr>
          <m:t>}</m:t>
        </m:r>
      </m:oMath>
      <w:r>
        <w:rPr>
          <w:rFonts w:hint="eastAsia" w:ascii="宋体" w:hAnsi="宋体" w:eastAsia="宋体" w:cs="Arial"/>
          <w:sz w:val="24"/>
          <w:szCs w:val="24"/>
        </w:rPr>
        <w:t>和</w:t>
      </w:r>
      <m:oMath>
        <m:sSub>
          <m:sSubPr>
            <m:ctrlPr>
              <w:rPr>
                <w:rFonts w:ascii="Cambria Math" w:hAnsi="Cambria Math"/>
              </w:rPr>
            </m:ctrlPr>
          </m:sSubPr>
          <m:e>
            <m:r>
              <m:rPr>
                <m:sty m:val="p"/>
                <m:scr m:val="double-struck"/>
              </m:rPr>
              <w:rPr>
                <w:rFonts w:ascii="Cambria Math" w:hAnsi="Cambria Math"/>
              </w:rPr>
              <m:t>F</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W</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scr m:val="double-struck"/>
                      </m:rPr>
                      <w:rPr>
                        <w:rFonts w:ascii="Cambria Math" w:hAnsi="Cambria Math"/>
                      </w:rPr>
                      <m:t>V</m:t>
                    </m:r>
                    <m:ctrlPr>
                      <w:rPr>
                        <w:rFonts w:ascii="Cambria Math" w:hAnsi="Cambria Math"/>
                      </w:rPr>
                    </m:ctrlPr>
                  </m:e>
                </m:acc>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2</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scr m:val="double-struck"/>
                  </m:rPr>
                  <w:rPr>
                    <w:rFonts w:ascii="Cambria Math" w:hAnsi="Cambria Math"/>
                  </w:rPr>
                  <m:t>W</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3</m:t>
                    </m:r>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6</m:t>
                    </m:r>
                    <m:ctrlPr>
                      <w:rPr>
                        <w:rFonts w:ascii="Cambria Math" w:hAnsi="Cambria Math"/>
                      </w:rPr>
                    </m:ctrlPr>
                  </m:sub>
                </m:sSub>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7</m:t>
                    </m:r>
                    <m:ctrlPr>
                      <w:rPr>
                        <w:rFonts w:ascii="Cambria Math" w:hAnsi="Cambria Math"/>
                      </w:rPr>
                    </m:ctrlPr>
                  </m:sub>
                </m:sSub>
                <m:ctrlPr>
                  <w:rPr>
                    <w:rFonts w:ascii="Cambria Math" w:hAnsi="Cambria Math"/>
                  </w:rPr>
                </m:ctrlPr>
              </m:sub>
            </m:sSub>
            <m:ctrlPr>
              <w:rPr>
                <w:rFonts w:ascii="Cambria Math" w:hAnsi="Cambria Math"/>
              </w:rPr>
            </m:ctrlPr>
          </m:e>
        </m:d>
      </m:oMath>
      <w:r>
        <w:rPr>
          <w:rFonts w:ascii="宋体" w:hAnsi="宋体" w:eastAsia="宋体" w:cs="Arial"/>
          <w:sz w:val="24"/>
          <w:szCs w:val="24"/>
        </w:rPr>
        <w:t>。图</w:t>
      </w:r>
      <w:r>
        <w:rPr>
          <w:rFonts w:hint="eastAsia" w:ascii="Times New Roman" w:hAnsi="Times New Roman" w:eastAsia="宋体" w:cs="Times New Roman"/>
          <w:sz w:val="24"/>
          <w:szCs w:val="24"/>
        </w:rPr>
        <w:t>21</w:t>
      </w:r>
      <w:r>
        <w:rPr>
          <w:rFonts w:ascii="Times New Roman" w:hAnsi="Times New Roman" w:eastAsia="宋体" w:cs="Times New Roman"/>
          <w:sz w:val="24"/>
          <w:szCs w:val="24"/>
        </w:rPr>
        <w:t>B</w:t>
      </w:r>
      <w:r>
        <w:rPr>
          <w:rFonts w:ascii="宋体" w:hAnsi="宋体" w:eastAsia="宋体" w:cs="Arial"/>
          <w:sz w:val="24"/>
          <w:szCs w:val="24"/>
        </w:rPr>
        <w:t xml:space="preserve"> 展示了抽象单位球面与顶点</w:t>
      </w:r>
      <m:oMath>
        <m:r>
          <m:rPr/>
          <w:rPr>
            <w:rFonts w:ascii="Cambria Math" w:hAnsi="Cambria Math"/>
          </w:rPr>
          <m:t>P</m:t>
        </m:r>
      </m:oMath>
      <w:r>
        <w:rPr>
          <w:rFonts w:ascii="宋体" w:hAnsi="宋体" w:eastAsia="宋体" w:cs="Arial"/>
          <w:sz w:val="24"/>
          <w:szCs w:val="24"/>
        </w:rPr>
        <w:t>的有向流形之间的交集。图</w:t>
      </w:r>
      <w:r>
        <w:rPr>
          <w:rFonts w:hint="eastAsia" w:ascii="Times New Roman" w:hAnsi="Times New Roman" w:eastAsia="宋体" w:cs="Times New Roman"/>
          <w:sz w:val="24"/>
          <w:szCs w:val="24"/>
        </w:rPr>
        <w:t>21</w:t>
      </w:r>
      <w:r>
        <w:rPr>
          <w:rFonts w:ascii="Times New Roman" w:hAnsi="Times New Roman" w:eastAsia="宋体" w:cs="Times New Roman"/>
          <w:sz w:val="24"/>
          <w:szCs w:val="24"/>
        </w:rPr>
        <w:t>C</w:t>
      </w:r>
      <w:r>
        <w:rPr>
          <w:rFonts w:ascii="宋体" w:hAnsi="宋体" w:eastAsia="宋体" w:cs="Arial"/>
          <w:sz w:val="24"/>
          <w:szCs w:val="24"/>
        </w:rPr>
        <w:t>、</w:t>
      </w:r>
      <w:r>
        <w:rPr>
          <w:rFonts w:ascii="Times New Roman" w:hAnsi="Times New Roman" w:eastAsia="宋体" w:cs="Times New Roman"/>
          <w:sz w:val="24"/>
          <w:szCs w:val="24"/>
        </w:rPr>
        <w:t>D</w:t>
      </w:r>
      <w:r>
        <w:rPr>
          <w:rFonts w:ascii="宋体" w:hAnsi="宋体" w:eastAsia="宋体" w:cs="Arial"/>
          <w:sz w:val="24"/>
          <w:szCs w:val="24"/>
        </w:rPr>
        <w:t xml:space="preserve"> 分别展示了</w:t>
      </w:r>
      <m:oMath>
        <m:sSubSup>
          <m:sSubSupPr>
            <m:ctrlPr>
              <w:rPr>
                <w:rFonts w:ascii="Cambria Math" w:hAnsi="Cambria Math"/>
              </w:rPr>
            </m:ctrlPr>
          </m:sSubSupPr>
          <m:e>
            <m:r>
              <m:rPr>
                <m:sty m:val="p"/>
                <m:scr m:val="double-struck"/>
              </m:rPr>
              <w:rPr>
                <w:rFonts w:ascii="Cambria Math" w:hAnsi="Cambria Math"/>
              </w:rPr>
              <m:t>F</m:t>
            </m:r>
            <m:ctrlPr>
              <w:rPr>
                <w:rFonts w:ascii="Cambria Math" w:hAnsi="Cambria Math"/>
              </w:rPr>
            </m:ctrlPr>
          </m:e>
          <m:sub>
            <m:r>
              <m:rPr/>
              <w:rPr>
                <w:rFonts w:ascii="Cambria Math" w:hAnsi="Cambria Math"/>
              </w:rPr>
              <m:t>p</m:t>
            </m:r>
            <m:ctrlPr>
              <w:rPr>
                <w:rFonts w:ascii="Cambria Math" w:hAnsi="Cambria Math"/>
              </w:rPr>
            </m:ctrlPr>
          </m:sub>
          <m:sup>
            <m:r>
              <m:rPr>
                <m:sty m:val="p"/>
              </m:rPr>
              <w:rPr>
                <w:rFonts w:ascii="Cambria Math" w:hAnsi="Cambria Math"/>
              </w:rPr>
              <m:t>'</m:t>
            </m:r>
            <m:ctrlPr>
              <w:rPr>
                <w:rFonts w:ascii="Cambria Math" w:hAnsi="Cambria Math"/>
              </w:rPr>
            </m:ctrlPr>
          </m:sup>
        </m:sSubSup>
      </m:oMath>
      <w:r>
        <w:rPr>
          <w:rFonts w:ascii="宋体" w:hAnsi="宋体" w:eastAsia="宋体" w:cs="Arial"/>
          <w:sz w:val="24"/>
          <w:szCs w:val="24"/>
        </w:rPr>
        <w:t>和</w:t>
      </w:r>
      <m:oMath>
        <m:acc>
          <m:accPr>
            <m:chr m:val="‾"/>
            <m:ctrlPr>
              <w:rPr>
                <w:rFonts w:ascii="Cambria Math" w:hAnsi="Cambria Math"/>
              </w:rPr>
            </m:ctrlPr>
          </m:accPr>
          <m:e>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p</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acc>
      </m:oMath>
      <w:r>
        <w:rPr>
          <w:rFonts w:ascii="宋体" w:hAnsi="宋体" w:eastAsia="宋体" w:cs="Arial"/>
          <w:sz w:val="24"/>
          <w:szCs w:val="24"/>
        </w:rPr>
        <w:t>。我们使用绿色和棕色来表示这两个区域，白色表示边界。</w:t>
      </w:r>
    </w:p>
    <w:p w14:paraId="1A371593">
      <w:pPr>
        <w:pStyle w:val="166"/>
        <w:keepNext/>
        <w:keepLines/>
        <w:widowControl/>
        <w:numPr>
          <w:ilvl w:val="0"/>
          <w:numId w:val="24"/>
        </w:numPr>
        <w:spacing w:before="140" w:line="360" w:lineRule="auto"/>
        <w:ind w:firstLineChars="0"/>
        <w:jc w:val="left"/>
        <w:outlineLvl w:val="2"/>
        <w:rPr>
          <w:rFonts w:hint="eastAsia" w:ascii="Times New Roman" w:hAnsi="Times New Roman" w:eastAsia="黑体" w:cs="Times New Roman"/>
          <w:b/>
          <w:vanish/>
          <w:sz w:val="28"/>
          <w:szCs w:val="20"/>
        </w:rPr>
      </w:pPr>
      <w:bookmarkStart w:id="68" w:name="_Toc232613266"/>
      <w:bookmarkEnd w:id="68"/>
      <w:bookmarkStart w:id="69" w:name="_Toc232613809"/>
      <w:bookmarkEnd w:id="69"/>
      <w:bookmarkStart w:id="70" w:name="_Toc232613639"/>
      <w:bookmarkEnd w:id="70"/>
    </w:p>
    <w:p w14:paraId="0856C1DB">
      <w:pPr>
        <w:pStyle w:val="166"/>
        <w:keepNext/>
        <w:keepLines/>
        <w:widowControl/>
        <w:numPr>
          <w:ilvl w:val="0"/>
          <w:numId w:val="24"/>
        </w:numPr>
        <w:spacing w:before="140" w:line="360" w:lineRule="auto"/>
        <w:ind w:firstLineChars="0"/>
        <w:jc w:val="left"/>
        <w:outlineLvl w:val="2"/>
        <w:rPr>
          <w:rFonts w:hint="eastAsia" w:ascii="Times New Roman" w:hAnsi="Times New Roman" w:eastAsia="黑体" w:cs="Times New Roman"/>
          <w:b/>
          <w:vanish/>
          <w:sz w:val="28"/>
          <w:szCs w:val="20"/>
        </w:rPr>
      </w:pPr>
      <w:bookmarkStart w:id="71" w:name="_Toc232613640"/>
      <w:bookmarkEnd w:id="71"/>
      <w:bookmarkStart w:id="72" w:name="_Toc232613810"/>
      <w:bookmarkEnd w:id="72"/>
    </w:p>
    <w:p w14:paraId="52F5F031">
      <w:pPr>
        <w:pStyle w:val="166"/>
        <w:keepNext/>
        <w:keepLines/>
        <w:widowControl/>
        <w:numPr>
          <w:ilvl w:val="0"/>
          <w:numId w:val="24"/>
        </w:numPr>
        <w:spacing w:before="140" w:line="360" w:lineRule="auto"/>
        <w:ind w:firstLineChars="0"/>
        <w:jc w:val="left"/>
        <w:outlineLvl w:val="2"/>
        <w:rPr>
          <w:rFonts w:hint="eastAsia" w:ascii="Times New Roman" w:hAnsi="Times New Roman" w:eastAsia="黑体" w:cs="Times New Roman"/>
          <w:b/>
          <w:vanish/>
          <w:sz w:val="28"/>
          <w:szCs w:val="20"/>
        </w:rPr>
      </w:pPr>
      <w:bookmarkStart w:id="73" w:name="_Toc232613641"/>
      <w:bookmarkEnd w:id="73"/>
      <w:bookmarkStart w:id="74" w:name="_Toc232613811"/>
      <w:bookmarkEnd w:id="74"/>
    </w:p>
    <w:p w14:paraId="37F62C23">
      <w:pPr>
        <w:pStyle w:val="166"/>
        <w:keepNext/>
        <w:keepLines/>
        <w:widowControl/>
        <w:numPr>
          <w:ilvl w:val="1"/>
          <w:numId w:val="24"/>
        </w:numPr>
        <w:spacing w:before="140" w:line="360" w:lineRule="auto"/>
        <w:ind w:firstLineChars="0"/>
        <w:jc w:val="left"/>
        <w:outlineLvl w:val="2"/>
        <w:rPr>
          <w:rFonts w:hint="eastAsia" w:ascii="Times New Roman" w:hAnsi="Times New Roman" w:eastAsia="黑体" w:cs="Times New Roman"/>
          <w:b/>
          <w:vanish/>
          <w:sz w:val="28"/>
          <w:szCs w:val="20"/>
        </w:rPr>
      </w:pPr>
      <w:bookmarkStart w:id="75" w:name="_Toc232613642"/>
      <w:bookmarkEnd w:id="75"/>
      <w:bookmarkStart w:id="76" w:name="_Toc232613812"/>
      <w:bookmarkEnd w:id="76"/>
    </w:p>
    <w:p w14:paraId="5208D364">
      <w:pPr>
        <w:pStyle w:val="166"/>
        <w:keepNext/>
        <w:keepLines/>
        <w:widowControl/>
        <w:numPr>
          <w:ilvl w:val="1"/>
          <w:numId w:val="24"/>
        </w:numPr>
        <w:spacing w:before="140" w:line="360" w:lineRule="auto"/>
        <w:ind w:firstLineChars="0"/>
        <w:jc w:val="left"/>
        <w:outlineLvl w:val="2"/>
        <w:rPr>
          <w:rFonts w:hint="eastAsia" w:ascii="Times New Roman" w:hAnsi="Times New Roman" w:eastAsia="黑体" w:cs="Times New Roman"/>
          <w:b/>
          <w:sz w:val="28"/>
          <w:szCs w:val="20"/>
        </w:rPr>
      </w:pPr>
      <w:bookmarkStart w:id="77" w:name="_Toc232613813"/>
      <w:r>
        <w:rPr>
          <w:rFonts w:hint="eastAsia" w:ascii="Times New Roman" w:hAnsi="Times New Roman" w:eastAsia="黑体" w:cs="Times New Roman"/>
          <w:b/>
          <w:sz w:val="28"/>
          <w:szCs w:val="20"/>
        </w:rPr>
        <w:t>单法向配置</w:t>
      </w:r>
      <w:bookmarkEnd w:id="77"/>
    </w:p>
    <w:p w14:paraId="0B5ACF1F">
      <w:pPr>
        <w:pStyle w:val="166"/>
        <w:keepNext/>
        <w:keepLines/>
        <w:widowControl/>
        <w:numPr>
          <w:ilvl w:val="0"/>
          <w:numId w:val="25"/>
        </w:numPr>
        <w:spacing w:before="140" w:line="360" w:lineRule="auto"/>
        <w:ind w:firstLineChars="0"/>
        <w:jc w:val="left"/>
        <w:outlineLvl w:val="2"/>
        <w:rPr>
          <w:rFonts w:hint="eastAsia" w:ascii="Times New Roman" w:hAnsi="Times New Roman" w:eastAsia="黑体" w:cs="Times New Roman"/>
          <w:b/>
          <w:vanish/>
          <w:sz w:val="28"/>
          <w:szCs w:val="20"/>
        </w:rPr>
      </w:pPr>
      <w:bookmarkStart w:id="78" w:name="_Toc232613644"/>
      <w:bookmarkEnd w:id="78"/>
      <w:bookmarkStart w:id="79" w:name="_Toc232613814"/>
      <w:bookmarkEnd w:id="79"/>
    </w:p>
    <w:p w14:paraId="68EDAB9B">
      <w:pPr>
        <w:pStyle w:val="166"/>
        <w:keepNext/>
        <w:keepLines/>
        <w:widowControl/>
        <w:numPr>
          <w:ilvl w:val="0"/>
          <w:numId w:val="25"/>
        </w:numPr>
        <w:spacing w:before="140" w:line="360" w:lineRule="auto"/>
        <w:ind w:firstLineChars="0"/>
        <w:jc w:val="left"/>
        <w:outlineLvl w:val="2"/>
        <w:rPr>
          <w:rFonts w:hint="eastAsia" w:ascii="Times New Roman" w:hAnsi="Times New Roman" w:eastAsia="黑体" w:cs="Times New Roman"/>
          <w:b/>
          <w:vanish/>
          <w:sz w:val="28"/>
          <w:szCs w:val="20"/>
        </w:rPr>
      </w:pPr>
      <w:bookmarkStart w:id="80" w:name="_Toc232613645"/>
      <w:bookmarkEnd w:id="80"/>
      <w:bookmarkStart w:id="81" w:name="_Toc232613815"/>
      <w:bookmarkEnd w:id="81"/>
    </w:p>
    <w:p w14:paraId="45F69151">
      <w:pPr>
        <w:pStyle w:val="166"/>
        <w:keepNext/>
        <w:keepLines/>
        <w:widowControl/>
        <w:numPr>
          <w:ilvl w:val="0"/>
          <w:numId w:val="25"/>
        </w:numPr>
        <w:spacing w:before="140" w:line="360" w:lineRule="auto"/>
        <w:ind w:firstLineChars="0"/>
        <w:jc w:val="left"/>
        <w:outlineLvl w:val="2"/>
        <w:rPr>
          <w:rFonts w:hint="eastAsia" w:ascii="Times New Roman" w:hAnsi="Times New Roman" w:eastAsia="黑体" w:cs="Times New Roman"/>
          <w:b/>
          <w:vanish/>
          <w:sz w:val="28"/>
          <w:szCs w:val="20"/>
        </w:rPr>
      </w:pPr>
      <w:bookmarkStart w:id="82" w:name="_Toc232613646"/>
      <w:bookmarkEnd w:id="82"/>
      <w:bookmarkStart w:id="83" w:name="_Toc232613816"/>
      <w:bookmarkEnd w:id="83"/>
    </w:p>
    <w:p w14:paraId="4C89706E">
      <w:pPr>
        <w:pStyle w:val="166"/>
        <w:keepNext/>
        <w:keepLines/>
        <w:widowControl/>
        <w:numPr>
          <w:ilvl w:val="1"/>
          <w:numId w:val="25"/>
        </w:numPr>
        <w:spacing w:before="140" w:line="360" w:lineRule="auto"/>
        <w:ind w:firstLineChars="0"/>
        <w:jc w:val="left"/>
        <w:outlineLvl w:val="2"/>
        <w:rPr>
          <w:rFonts w:hint="eastAsia" w:ascii="Times New Roman" w:hAnsi="Times New Roman" w:eastAsia="黑体" w:cs="Times New Roman"/>
          <w:b/>
          <w:vanish/>
          <w:sz w:val="28"/>
          <w:szCs w:val="20"/>
        </w:rPr>
      </w:pPr>
      <w:bookmarkStart w:id="84" w:name="_Toc232613647"/>
      <w:bookmarkEnd w:id="84"/>
      <w:bookmarkStart w:id="85" w:name="_Toc232613817"/>
      <w:bookmarkEnd w:id="85"/>
    </w:p>
    <w:p w14:paraId="6E2D051A">
      <w:pPr>
        <w:pStyle w:val="166"/>
        <w:keepNext/>
        <w:keepLines/>
        <w:widowControl/>
        <w:numPr>
          <w:ilvl w:val="1"/>
          <w:numId w:val="25"/>
        </w:numPr>
        <w:spacing w:before="140" w:line="360" w:lineRule="auto"/>
        <w:ind w:firstLineChars="0"/>
        <w:jc w:val="left"/>
        <w:outlineLvl w:val="2"/>
        <w:rPr>
          <w:rFonts w:hint="eastAsia" w:ascii="Times New Roman" w:hAnsi="Times New Roman" w:eastAsia="黑体" w:cs="Times New Roman"/>
          <w:b/>
          <w:vanish/>
          <w:sz w:val="28"/>
          <w:szCs w:val="20"/>
        </w:rPr>
      </w:pPr>
      <w:bookmarkStart w:id="86" w:name="_Toc232613818"/>
      <w:bookmarkEnd w:id="86"/>
      <w:bookmarkStart w:id="87" w:name="_Toc232613648"/>
      <w:bookmarkEnd w:id="87"/>
    </w:p>
    <w:p w14:paraId="7CB9FD23">
      <w:pPr>
        <w:pStyle w:val="166"/>
        <w:keepNext/>
        <w:keepLines/>
        <w:widowControl/>
        <w:numPr>
          <w:ilvl w:val="2"/>
          <w:numId w:val="25"/>
        </w:numPr>
        <w:spacing w:before="140" w:line="360" w:lineRule="auto"/>
        <w:ind w:firstLineChars="0"/>
        <w:jc w:val="left"/>
        <w:outlineLvl w:val="2"/>
        <w:rPr>
          <w:rFonts w:ascii="Times New Roman" w:hAnsi="Times New Roman" w:eastAsia="黑体" w:cs="Times New Roman"/>
          <w:b/>
          <w:sz w:val="28"/>
          <w:szCs w:val="20"/>
        </w:rPr>
      </w:pPr>
      <w:bookmarkStart w:id="88" w:name="_Toc232613819"/>
      <w:r>
        <w:rPr>
          <w:rFonts w:hint="eastAsia" w:ascii="Times New Roman" w:hAnsi="Times New Roman" w:eastAsia="黑体" w:cs="Times New Roman"/>
          <w:b/>
          <w:sz w:val="28"/>
          <w:szCs w:val="20"/>
        </w:rPr>
        <w:t>单法向计算</w:t>
      </w:r>
      <w:bookmarkEnd w:id="88"/>
    </w:p>
    <w:p w14:paraId="1D41004C">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在单法向配置中，一个顶点仅生成一个法向。通常，目标是最小化该法向与有向流形中面片法向之间形成的最大角度</w:t>
      </w:r>
      <w:r>
        <w:rPr>
          <w:rFonts w:ascii="Times New Roman" w:hAnsi="Times New Roman" w:eastAsia="宋体" w:cs="Times New Roman"/>
          <w:sz w:val="24"/>
          <w:szCs w:val="24"/>
        </w:rPr>
        <w:t>​</w:t>
      </w:r>
      <w:r>
        <w:rPr>
          <w:rFonts w:ascii="宋体" w:hAnsi="宋体" w:eastAsia="宋体" w:cs="Arial"/>
          <w:sz w:val="24"/>
          <w:szCs w:val="24"/>
        </w:rPr>
        <w:t xml:space="preserve"> 。从球面视角来看，该问题等价于一个球面计算几何问题：</w:t>
      </w:r>
    </w:p>
    <w:p w14:paraId="61B53607">
      <w:pPr>
        <w:widowControl/>
        <w:spacing w:after="120" w:afterLines="50" w:line="360" w:lineRule="auto"/>
        <w:ind w:firstLine="480" w:firstLineChars="200"/>
        <w:rPr>
          <w:rFonts w:ascii="宋体" w:hAnsi="宋体" w:eastAsia="宋体" w:cs="Arial"/>
          <w:sz w:val="24"/>
          <w:szCs w:val="24"/>
        </w:rPr>
      </w:pPr>
      <w:r>
        <w:rPr>
          <w:rFonts w:ascii="宋体" w:hAnsi="宋体" w:eastAsia="宋体" w:cs="Arial"/>
          <w:sz w:val="24"/>
          <w:szCs w:val="24"/>
        </w:rPr>
        <w:t xml:space="preserve">问题 </w:t>
      </w:r>
      <w:r>
        <w:rPr>
          <w:rFonts w:ascii="Times New Roman" w:hAnsi="Times New Roman" w:eastAsia="宋体" w:cs="Times New Roman"/>
          <w:sz w:val="24"/>
          <w:szCs w:val="24"/>
        </w:rPr>
        <w:t>1</w:t>
      </w:r>
      <w:r>
        <w:rPr>
          <w:rFonts w:ascii="宋体" w:hAnsi="宋体" w:eastAsia="宋体" w:cs="Arial"/>
          <w:sz w:val="24"/>
          <w:szCs w:val="24"/>
        </w:rPr>
        <w:t>（有向流形的单法向生成）。给定一个</w:t>
      </w:r>
      <m:oMath>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宋体" w:hAnsi="宋体" w:eastAsia="宋体" w:cs="Arial"/>
          <w:sz w:val="24"/>
          <w:szCs w:val="24"/>
        </w:rPr>
        <w:t>，找到一个点</w:t>
      </w:r>
      <m:oMath>
        <m:r>
          <m:rPr/>
          <w:rPr>
            <w:rFonts w:ascii="Cambria Math" w:hAnsi="Cambria Math"/>
          </w:rPr>
          <m:t>p</m:t>
        </m:r>
        <m:r>
          <m:rPr>
            <m:sty m:val="p"/>
          </m:rPr>
          <w:rPr>
            <w:rFonts w:ascii="Cambria Math" w:hAnsi="Cambria Math"/>
          </w:rPr>
          <m:t>∈</m:t>
        </m:r>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宋体" w:hAnsi="宋体" w:eastAsia="宋体" w:cs="Arial"/>
          <w:sz w:val="24"/>
          <w:szCs w:val="24"/>
        </w:rPr>
        <w:t>，使得对于所有</w:t>
      </w:r>
      <m:oMath>
        <m:r>
          <m:rPr/>
          <w:rPr>
            <w:rFonts w:ascii="Cambria Math" w:hAnsi="Cambria Math"/>
          </w:rPr>
          <m:t>F</m:t>
        </m:r>
        <m:r>
          <m:rPr>
            <m:sty m:val="p"/>
          </m:rPr>
          <w:rPr>
            <w:rFonts w:ascii="Cambria Math" w:hAnsi="Cambria Math"/>
          </w:rPr>
          <m:t>∈</m:t>
        </m:r>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宋体" w:hAnsi="宋体" w:eastAsia="宋体" w:cs="Arial"/>
          <w:sz w:val="24"/>
          <w:szCs w:val="24"/>
        </w:rPr>
        <w:t>，都有</w:t>
      </w:r>
      <m:oMath>
        <m:r>
          <m:rPr/>
          <w:rPr>
            <w:rFonts w:ascii="Cambria Math" w:hAnsi="Cambria Math"/>
          </w:rPr>
          <m:t>p</m:t>
        </m:r>
        <m:r>
          <m:rPr>
            <m:sty m:val="p"/>
          </m:rPr>
          <w:rPr>
            <w:rFonts w:ascii="Cambria Math" w:hAnsi="Cambria Math"/>
          </w:rPr>
          <m:t>∈</m:t>
        </m:r>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宋体" w:hAnsi="宋体" w:eastAsia="宋体" w:cs="Arial"/>
          <w:sz w:val="24"/>
          <w:szCs w:val="24"/>
        </w:rPr>
        <w:t>。</w:t>
      </w:r>
    </w:p>
    <w:p w14:paraId="7FE6A340">
      <w:pPr>
        <w:widowControl/>
        <w:spacing w:after="120" w:afterLines="50" w:line="360" w:lineRule="auto"/>
        <w:ind w:firstLine="200"/>
        <w:rPr>
          <w:rFonts w:ascii="Times New Roman" w:hAnsi="Times New Roman" w:eastAsia="宋体" w:cs="Arial"/>
          <w:sz w:val="24"/>
          <w:szCs w:val="24"/>
        </w:rPr>
      </w:pPr>
      <w:r>
        <w:rPr>
          <w:rFonts w:ascii="Times New Roman" w:hAnsi="Times New Roman" w:eastAsia="宋体" w:cs="Arial"/>
          <w:sz w:val="24"/>
          <w:szCs w:val="24"/>
        </w:rPr>
        <w:t>这个问题在计算几何领域已被深入研究。最佳法向可被视为球面多边形最大内切圆的圆心。形式上，给定一个</w:t>
      </w:r>
      <m:oMath>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Times New Roman" w:hAnsi="Times New Roman" w:eastAsia="宋体" w:cs="Arial"/>
          <w:sz w:val="24"/>
          <w:szCs w:val="24"/>
        </w:rPr>
        <w:t>，我们将</w:t>
      </w:r>
      <m:oMath>
        <m:sSubSup>
          <m:sSubSupPr>
            <m:ctrlPr>
              <w:rPr>
                <w:rFonts w:ascii="Cambria Math" w:hAnsi="Cambria Math"/>
              </w:rPr>
            </m:ctrlPr>
          </m:sSubSupPr>
          <m:e>
            <m:r>
              <m:rPr>
                <m:sty m:val="p"/>
                <m:scr m:val="double-struck"/>
              </m:rPr>
              <w:rPr>
                <w:rFonts w:ascii="Cambria Math" w:hAnsi="Cambria Math"/>
              </w:rPr>
              <m:t>V</m:t>
            </m:r>
            <m:ctrlPr>
              <w:rPr>
                <w:rFonts w:ascii="Cambria Math" w:hAnsi="Cambria Math"/>
              </w:rPr>
            </m:ctrlPr>
          </m:e>
          <m:sub>
            <m:r>
              <m:rPr/>
              <w:rPr>
                <w:rFonts w:ascii="Cambria Math" w:hAnsi="Cambria Math"/>
              </w:rPr>
              <m:t>F</m:t>
            </m:r>
            <m:ctrlPr>
              <w:rPr>
                <w:rFonts w:ascii="Cambria Math" w:hAnsi="Cambria Math"/>
              </w:rPr>
            </m:ctrlPr>
          </m:sub>
          <m:sup>
            <m:r>
              <m:rPr/>
              <w:rPr>
                <w:rFonts w:ascii="Cambria Math" w:hAnsi="Cambria Math"/>
              </w:rPr>
              <m:t>r</m:t>
            </m:r>
            <m:ctrlPr>
              <w:rPr>
                <w:rFonts w:ascii="Cambria Math" w:hAnsi="Cambria Math"/>
              </w:rPr>
            </m:ctrlPr>
          </m:sup>
        </m:sSubSup>
      </m:oMath>
      <w:r>
        <w:rPr>
          <w:rFonts w:ascii="Times New Roman" w:hAnsi="Times New Roman" w:eastAsia="宋体" w:cs="Arial"/>
          <w:sz w:val="24"/>
          <w:szCs w:val="24"/>
        </w:rPr>
        <w:t>中最大内切球面的顶点记为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apex</m:t>
            </m:r>
            <m:ctrlPr>
              <w:rPr>
                <w:rFonts w:ascii="Cambria Math" w:hAnsi="Cambria Math"/>
              </w:rPr>
            </m:ctrlPr>
          </m:sub>
        </m:sSub>
      </m:oMath>
      <w:r>
        <w:rPr>
          <w:rFonts w:ascii="Times New Roman" w:hAnsi="Times New Roman" w:eastAsia="宋体" w:cs="Arial"/>
          <w:sz w:val="24"/>
          <w:szCs w:val="24"/>
        </w:rPr>
        <w:t>，且</w:t>
      </w:r>
      <m:oMath>
        <m:acc>
          <m:accPr>
            <m:chr m:val="⃗"/>
            <m:ctrlPr>
              <w:rPr>
                <w:rFonts w:ascii="Cambria Math" w:hAnsi="Cambria Math"/>
              </w:rPr>
            </m:ctrlPr>
          </m:accPr>
          <m:e>
            <m:r>
              <m:rPr/>
              <w:rPr>
                <w:rFonts w:ascii="Cambria Math" w:hAnsi="Cambria Math"/>
              </w:rPr>
              <m:t>P</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apex</m:t>
                </m:r>
                <m:ctrlPr>
                  <w:rPr>
                    <w:rFonts w:ascii="Cambria Math" w:hAnsi="Cambria Math"/>
                  </w:rPr>
                </m:ctrlPr>
              </m:sub>
            </m:sSub>
            <m:ctrlPr>
              <w:rPr>
                <w:rFonts w:ascii="Cambria Math" w:hAnsi="Cambria Math"/>
              </w:rPr>
            </m:ctrlPr>
          </m:e>
        </m:acc>
      </m:oMath>
      <w:r>
        <w:rPr>
          <w:rFonts w:ascii="Times New Roman" w:hAnsi="Times New Roman" w:eastAsia="宋体" w:cs="Arial"/>
          <w:sz w:val="24"/>
          <w:szCs w:val="24"/>
        </w:rPr>
        <w:t>即为最佳单法向。总之，我们可以在任何</w:t>
      </w:r>
      <m:oMath>
        <m:r>
          <m:rPr>
            <m:sty m:val="p"/>
            <m:scr m:val="double-struck"/>
          </m:rPr>
          <w:rPr>
            <w:rFonts w:ascii="Cambria Math" w:hAnsi="Cambria Math"/>
          </w:rPr>
          <m:t>V</m:t>
        </m:r>
      </m:oMath>
      <w:r>
        <w:rPr>
          <w:rFonts w:ascii="Times New Roman" w:hAnsi="Times New Roman" w:eastAsia="宋体" w:cs="Arial"/>
          <w:sz w:val="24"/>
          <w:szCs w:val="24"/>
        </w:rPr>
        <w:t xml:space="preserve">中找到局部最优法向方向，且不受其他约束（见图 </w:t>
      </w:r>
      <w:r>
        <w:rPr>
          <w:rFonts w:ascii="Times New Roman" w:hAnsi="Times New Roman" w:eastAsia="宋体" w:cs="Times New Roman"/>
          <w:sz w:val="24"/>
          <w:szCs w:val="24"/>
        </w:rPr>
        <w:t>9</w:t>
      </w:r>
      <w:r>
        <w:rPr>
          <w:rFonts w:ascii="Times New Roman" w:hAnsi="Times New Roman" w:eastAsia="宋体" w:cs="Arial"/>
          <w:sz w:val="24"/>
          <w:szCs w:val="24"/>
        </w:rPr>
        <w:t>）。</w:t>
      </w:r>
    </w:p>
    <w:p w14:paraId="259BED69">
      <w:pPr>
        <w:pStyle w:val="166"/>
        <w:keepNext/>
        <w:keepLines/>
        <w:widowControl/>
        <w:numPr>
          <w:ilvl w:val="0"/>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89" w:name="_Toc232613271"/>
      <w:bookmarkEnd w:id="89"/>
      <w:bookmarkStart w:id="90" w:name="_Toc232613650"/>
      <w:bookmarkEnd w:id="90"/>
      <w:bookmarkStart w:id="91" w:name="_Toc232613820"/>
      <w:bookmarkEnd w:id="91"/>
    </w:p>
    <w:p w14:paraId="2AB14FE0">
      <w:pPr>
        <w:pStyle w:val="166"/>
        <w:keepNext/>
        <w:keepLines/>
        <w:widowControl/>
        <w:numPr>
          <w:ilvl w:val="0"/>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92" w:name="_Toc232613821"/>
      <w:bookmarkEnd w:id="92"/>
      <w:bookmarkStart w:id="93" w:name="_Toc232613651"/>
      <w:bookmarkEnd w:id="93"/>
    </w:p>
    <w:p w14:paraId="3B893F39">
      <w:pPr>
        <w:pStyle w:val="166"/>
        <w:keepNext/>
        <w:keepLines/>
        <w:widowControl/>
        <w:numPr>
          <w:ilvl w:val="0"/>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94" w:name="_Toc232613652"/>
      <w:bookmarkEnd w:id="94"/>
      <w:bookmarkStart w:id="95" w:name="_Toc232613822"/>
      <w:bookmarkEnd w:id="95"/>
    </w:p>
    <w:p w14:paraId="31A89BAC">
      <w:pPr>
        <w:pStyle w:val="166"/>
        <w:keepNext/>
        <w:keepLines/>
        <w:widowControl/>
        <w:numPr>
          <w:ilvl w:val="1"/>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96" w:name="_Toc232613653"/>
      <w:bookmarkEnd w:id="96"/>
      <w:bookmarkStart w:id="97" w:name="_Toc232613823"/>
      <w:bookmarkEnd w:id="97"/>
    </w:p>
    <w:p w14:paraId="4D64FAD8">
      <w:pPr>
        <w:pStyle w:val="166"/>
        <w:keepNext/>
        <w:keepLines/>
        <w:widowControl/>
        <w:numPr>
          <w:ilvl w:val="1"/>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98" w:name="_Toc232613654"/>
      <w:bookmarkEnd w:id="98"/>
      <w:bookmarkStart w:id="99" w:name="_Toc232613824"/>
      <w:bookmarkEnd w:id="99"/>
    </w:p>
    <w:p w14:paraId="0AF7A49D">
      <w:pPr>
        <w:pStyle w:val="166"/>
        <w:keepNext/>
        <w:keepLines/>
        <w:widowControl/>
        <w:numPr>
          <w:ilvl w:val="2"/>
          <w:numId w:val="26"/>
        </w:numPr>
        <w:spacing w:before="140" w:line="360" w:lineRule="auto"/>
        <w:ind w:firstLineChars="0"/>
        <w:jc w:val="left"/>
        <w:outlineLvl w:val="2"/>
        <w:rPr>
          <w:rFonts w:hint="eastAsia" w:ascii="Times New Roman" w:hAnsi="Times New Roman" w:eastAsia="黑体" w:cs="Times New Roman"/>
          <w:b/>
          <w:vanish/>
          <w:sz w:val="28"/>
          <w:szCs w:val="20"/>
        </w:rPr>
      </w:pPr>
      <w:bookmarkStart w:id="100" w:name="_Toc232613655"/>
      <w:bookmarkEnd w:id="100"/>
      <w:bookmarkStart w:id="101" w:name="_Toc232613825"/>
      <w:bookmarkEnd w:id="101"/>
    </w:p>
    <w:p w14:paraId="4E458AB9">
      <w:pPr>
        <w:pStyle w:val="166"/>
        <w:keepNext/>
        <w:keepLines/>
        <w:widowControl/>
        <w:numPr>
          <w:ilvl w:val="2"/>
          <w:numId w:val="26"/>
        </w:numPr>
        <w:spacing w:before="140" w:line="360" w:lineRule="auto"/>
        <w:ind w:firstLineChars="0"/>
        <w:jc w:val="left"/>
        <w:outlineLvl w:val="2"/>
        <w:rPr>
          <w:rFonts w:ascii="Times New Roman" w:hAnsi="Times New Roman" w:eastAsia="黑体" w:cs="Times New Roman"/>
          <w:b/>
          <w:sz w:val="28"/>
          <w:szCs w:val="20"/>
        </w:rPr>
      </w:pPr>
      <w:bookmarkStart w:id="102" w:name="_Toc232613826"/>
      <w:r>
        <w:rPr>
          <w:rFonts w:hint="eastAsia" w:ascii="Times New Roman" w:hAnsi="Times New Roman" w:eastAsia="黑体" w:cs="Times New Roman"/>
          <w:b/>
          <w:sz w:val="28"/>
          <w:szCs w:val="20"/>
        </w:rPr>
        <w:t>单法向的局限性</w:t>
      </w:r>
      <w:bookmarkEnd w:id="102"/>
    </w:p>
    <w:p w14:paraId="19FF42ED">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 xml:space="preserve">通过球面表示，我们可以直观地修正单法向方法的局限性。表 </w:t>
      </w:r>
      <w:r>
        <w:rPr>
          <w:rFonts w:ascii="Times New Roman" w:hAnsi="Times New Roman" w:eastAsia="宋体" w:cs="Times New Roman"/>
          <w:sz w:val="24"/>
          <w:szCs w:val="24"/>
        </w:rPr>
        <w:t>2</w:t>
      </w:r>
      <w:r>
        <w:rPr>
          <w:rFonts w:ascii="Times New Roman" w:hAnsi="Times New Roman" w:eastAsia="宋体" w:cs="Arial"/>
          <w:sz w:val="24"/>
          <w:szCs w:val="24"/>
        </w:rPr>
        <w:t xml:space="preserve"> 从球面几何视角和一般三维视角展示了单法向方法的局限性。</w:t>
      </w:r>
    </w:p>
    <w:p w14:paraId="70B734CB">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 xml:space="preserve">工程妥协 </w:t>
      </w:r>
      <w:r>
        <w:rPr>
          <w:rFonts w:ascii="Times New Roman" w:hAnsi="Times New Roman" w:eastAsia="宋体" w:cs="Times New Roman"/>
          <w:sz w:val="24"/>
          <w:szCs w:val="24"/>
        </w:rPr>
        <w:t>1</w:t>
      </w:r>
      <w:r>
        <w:rPr>
          <w:rFonts w:ascii="Times New Roman" w:hAnsi="Times New Roman" w:eastAsia="宋体" w:cs="Arial"/>
          <w:sz w:val="24"/>
          <w:szCs w:val="24"/>
        </w:rPr>
        <w:t>：与其通过算法计算每个前沿节点（</w:t>
      </w:r>
      <w:r>
        <w:rPr>
          <w:rFonts w:ascii="Times New Roman" w:hAnsi="Times New Roman" w:eastAsia="宋体" w:cs="Times New Roman"/>
          <w:sz w:val="24"/>
          <w:szCs w:val="24"/>
        </w:rPr>
        <w:t>front</w:t>
      </w:r>
      <w:r>
        <w:rPr>
          <w:rFonts w:ascii="Times New Roman" w:hAnsi="Times New Roman" w:eastAsia="宋体" w:cs="Arial"/>
          <w:sz w:val="24"/>
          <w:szCs w:val="24"/>
        </w:rPr>
        <w:t xml:space="preserve"> </w:t>
      </w:r>
      <w:r>
        <w:rPr>
          <w:rFonts w:ascii="Times New Roman" w:hAnsi="Times New Roman" w:eastAsia="宋体" w:cs="Times New Roman"/>
          <w:sz w:val="24"/>
          <w:szCs w:val="24"/>
        </w:rPr>
        <w:t>node</w:t>
      </w:r>
      <w:r>
        <w:rPr>
          <w:rFonts w:ascii="Times New Roman" w:hAnsi="Times New Roman" w:eastAsia="宋体" w:cs="Arial"/>
          <w:sz w:val="24"/>
          <w:szCs w:val="24"/>
        </w:rPr>
        <w:t>）的多法向生成后再选择最优方案，我们仅对窄或零可视区域</w:t>
      </w:r>
      <m:oMath>
        <m:sSub>
          <m:sSubPr>
            <m:ctrlPr>
              <w:rPr>
                <w:rFonts w:ascii="Cambria Math" w:hAnsi="Cambria Math"/>
              </w:rPr>
            </m:ctrlPr>
          </m:sSubPr>
          <m:e>
            <m:r>
              <m:rPr>
                <m:sty m:val="p"/>
                <m:scr m:val="double-struck"/>
              </m:rPr>
              <w:rPr>
                <w:rFonts w:ascii="Cambria Math" w:hAnsi="Cambria Math"/>
              </w:rPr>
              <m:t>V</m:t>
            </m:r>
            <m:ctrlPr>
              <w:rPr>
                <w:rFonts w:ascii="Cambria Math" w:hAnsi="Cambria Math"/>
              </w:rPr>
            </m:ctrlPr>
          </m:e>
          <m:sub>
            <m:r>
              <m:rPr/>
              <w:rPr>
                <w:rFonts w:ascii="Cambria Math" w:hAnsi="Cambria Math"/>
              </w:rPr>
              <m:t xml:space="preserve"> </m:t>
            </m:r>
            <m:ctrlPr>
              <w:rPr>
                <w:rFonts w:ascii="Cambria Math" w:hAnsi="Cambria Math"/>
              </w:rPr>
            </m:ctrlPr>
          </m:sub>
        </m:sSub>
      </m:oMath>
      <w:r>
        <w:rPr>
          <w:rFonts w:ascii="Times New Roman" w:hAnsi="Times New Roman" w:eastAsia="宋体" w:cs="Arial"/>
          <w:sz w:val="24"/>
          <w:szCs w:val="24"/>
        </w:rPr>
        <w:t>的节点执行方法以提升时间性能。根据作者的经验，他们仅考虑最大内接球面圆半径小于</w:t>
      </w:r>
      <m:oMath>
        <m:r>
          <m:rPr/>
          <w:rPr>
            <w:rFonts w:ascii="Cambria Math" w:hAnsi="Cambria Math" w:eastAsia="宋体" w:cs="Times New Roman"/>
            <w:sz w:val="24"/>
            <w:szCs w:val="24"/>
          </w:rPr>
          <m:t>0</m:t>
        </m:r>
        <m:r>
          <m:rPr/>
          <w:rPr>
            <w:rFonts w:ascii="Cambria Math" w:hAnsi="Cambria Math" w:eastAsia="宋体" w:cs="Arial"/>
            <w:sz w:val="24"/>
            <w:szCs w:val="24"/>
          </w:rPr>
          <m:t>.</m:t>
        </m:r>
        <m:r>
          <m:rPr/>
          <w:rPr>
            <w:rFonts w:ascii="Cambria Math" w:hAnsi="Cambria Math" w:eastAsia="宋体" w:cs="Times New Roman"/>
            <w:sz w:val="24"/>
            <w:szCs w:val="24"/>
          </w:rPr>
          <m:t>1</m:t>
        </m:r>
        <m:r>
          <m:rPr/>
          <w:rPr>
            <w:rFonts w:ascii="Cambria Math" w:hAnsi="Cambria Math" w:eastAsia="宋体" w:cs="Arial"/>
            <w:sz w:val="24"/>
            <w:szCs w:val="24"/>
          </w:rPr>
          <m:t>π</m:t>
        </m:r>
      </m:oMath>
      <w:r>
        <w:rPr>
          <w:rFonts w:ascii="Times New Roman" w:hAnsi="Times New Roman" w:eastAsia="宋体" w:cs="Arial"/>
          <w:sz w:val="24"/>
          <w:szCs w:val="24"/>
        </w:rPr>
        <w:t>的节点，而这些节点在实际算例中仅占极小部分。</w:t>
      </w:r>
    </w:p>
    <w:p w14:paraId="4D8F6B46">
      <w:pPr>
        <w:widowControl/>
        <w:spacing w:after="120" w:afterLines="50" w:line="360" w:lineRule="auto"/>
        <w:ind w:firstLine="480" w:firstLineChars="200"/>
        <w:rPr>
          <w:rFonts w:hint="eastAsia" w:ascii="Times New Roman" w:hAnsi="Times New Roman" w:eastAsia="宋体" w:cs="Arial"/>
          <w:sz w:val="24"/>
          <w:szCs w:val="24"/>
        </w:rPr>
      </w:pPr>
      <w:r>
        <w:rPr>
          <w:rFonts w:ascii="Times New Roman" w:hAnsi="Times New Roman" w:eastAsia="宋体" w:cs="Arial"/>
          <w:sz w:val="24"/>
          <w:szCs w:val="24"/>
        </w:rPr>
        <w:t>多法向方法的本质是将严格的可见条件分解为若干更宽松的子条件，以获得高质量网格。在下一节中，我们将展示如何进行这种分解。</w:t>
      </w:r>
    </w:p>
    <w:p w14:paraId="5AE92F39">
      <w:pPr>
        <w:pStyle w:val="166"/>
        <w:keepNext/>
        <w:keepLines/>
        <w:widowControl/>
        <w:numPr>
          <w:ilvl w:val="1"/>
          <w:numId w:val="26"/>
        </w:numPr>
        <w:spacing w:before="140" w:line="360" w:lineRule="auto"/>
        <w:ind w:firstLineChars="0"/>
        <w:jc w:val="left"/>
        <w:outlineLvl w:val="2"/>
        <w:rPr>
          <w:rFonts w:ascii="Times New Roman" w:hAnsi="Times New Roman" w:eastAsia="黑体" w:cs="Times New Roman"/>
          <w:b/>
          <w:sz w:val="28"/>
          <w:szCs w:val="20"/>
        </w:rPr>
      </w:pPr>
      <w:bookmarkStart w:id="103" w:name="_Toc232613827"/>
      <w:r>
        <w:rPr>
          <w:rFonts w:hint="eastAsia" w:ascii="Times New Roman" w:hAnsi="Times New Roman" w:eastAsia="黑体" w:cs="Times New Roman"/>
          <w:b/>
          <w:sz w:val="28"/>
          <w:szCs w:val="20"/>
        </w:rPr>
        <w:t>多法向问题描述</w:t>
      </w:r>
      <w:bookmarkEnd w:id="103"/>
    </w:p>
    <w:p w14:paraId="01F3E953">
      <w:pPr>
        <w:pStyle w:val="166"/>
        <w:keepNext/>
        <w:keepLines/>
        <w:widowControl/>
        <w:numPr>
          <w:ilvl w:val="2"/>
          <w:numId w:val="26"/>
        </w:numPr>
        <w:spacing w:before="140" w:line="360" w:lineRule="auto"/>
        <w:ind w:firstLineChars="0"/>
        <w:jc w:val="left"/>
        <w:outlineLvl w:val="2"/>
        <w:rPr>
          <w:rFonts w:ascii="Times New Roman" w:hAnsi="Times New Roman" w:eastAsia="黑体" w:cs="Times New Roman"/>
          <w:b/>
          <w:sz w:val="28"/>
          <w:szCs w:val="20"/>
        </w:rPr>
      </w:pPr>
      <w:bookmarkStart w:id="104" w:name="_Toc232613828"/>
      <w:r>
        <w:rPr>
          <w:rFonts w:ascii="Times New Roman" w:hAnsi="Times New Roman" w:eastAsia="黑体" w:cs="Times New Roman"/>
          <w:b/>
          <w:sz w:val="28"/>
          <w:szCs w:val="20"/>
        </w:rPr>
        <w:t>多法向问题的变量</w:t>
      </w:r>
      <w:bookmarkEnd w:id="104"/>
      <w:r>
        <w:rPr>
          <w:rFonts w:ascii="Times New Roman" w:hAnsi="Times New Roman" w:eastAsia="黑体" w:cs="Times New Roman"/>
          <w:b/>
          <w:sz w:val="28"/>
          <w:szCs w:val="20"/>
        </w:rPr>
        <w:t xml:space="preserve"> </w:t>
      </w:r>
    </w:p>
    <w:p w14:paraId="054AD931">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多法向依赖于退化或虚拟曲面网格生成的概念 ，这一思路也在本文及其他文献中被采用 。在该概念的语境下，多法向问题是整个网格法向生成中的一个纯局部问题​ ，主要包含两个变量：</w:t>
      </w:r>
    </w:p>
    <w:p w14:paraId="237ADD95">
      <w:pPr>
        <w:widowControl/>
        <w:numPr>
          <w:ilvl w:val="0"/>
          <w:numId w:val="27"/>
        </w:numPr>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多法向计算（法向放置在何处？角落处多少个法向是合适的？）</w:t>
      </w:r>
    </w:p>
    <w:p w14:paraId="3B93711D">
      <w:pPr>
        <w:widowControl/>
        <w:numPr>
          <w:ilvl w:val="0"/>
          <w:numId w:val="27"/>
        </w:numPr>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虚拟拓扑重构（如何重新连接法向以获得流形拓扑？）</w:t>
      </w:r>
    </w:p>
    <w:p w14:paraId="226747E1">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 xml:space="preserve">然而，在实践中，虚拟拓扑重构与多法向计算在多法向生成方案中是相互耦合的：首先，缺乏法向放置信息的拓扑重构无法确认连接后是否会出现几何阻塞；其次，根据问题 </w:t>
      </w:r>
      <w:r>
        <w:rPr>
          <w:rFonts w:ascii="Times New Roman" w:hAnsi="Times New Roman" w:eastAsia="宋体" w:cs="Times New Roman"/>
          <w:sz w:val="24"/>
          <w:szCs w:val="24"/>
        </w:rPr>
        <w:t>1</w:t>
      </w:r>
      <w:r>
        <w:rPr>
          <w:rFonts w:ascii="Times New Roman" w:hAnsi="Times New Roman" w:eastAsia="宋体" w:cs="Arial"/>
          <w:sz w:val="24"/>
          <w:szCs w:val="24"/>
        </w:rPr>
        <w:t xml:space="preserve"> 的解，最优法向的计算依赖于有向流形中面片法向的定义。然而，对于没有虚拟连接信息的法向计算，法向方向可能与这些虚拟面片形成负角度。因此，作者认为多法向计算与涉及虚拟点的连接应综合考虑，我们将有向流形的虚拟拓扑与虚拟顶点法向的组合称为局部可见图，记为</w:t>
      </w:r>
      <m:oMath>
        <m:r>
          <m:rPr/>
          <w:rPr>
            <w:rFonts w:ascii="Cambria Math" w:hAnsi="Cambria Math"/>
          </w:rPr>
          <m:t>G</m:t>
        </m:r>
      </m:oMath>
      <w:r>
        <w:rPr>
          <w:rFonts w:ascii="Times New Roman" w:hAnsi="Times New Roman" w:eastAsia="宋体" w:cs="Arial"/>
          <w:sz w:val="24"/>
          <w:szCs w:val="24"/>
        </w:rPr>
        <w:t>。是等效于法向的一组抽象单位法向与虚拟拓扑的集合，且虚拟拓扑类似于法向周围的局部网格单元。形式上，定义如下：</w:t>
      </w:r>
    </w:p>
    <w:p w14:paraId="6F3D58E7">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 xml:space="preserve">定义 </w:t>
      </w:r>
      <w:r>
        <w:rPr>
          <w:rFonts w:ascii="Times New Roman" w:hAnsi="Times New Roman" w:eastAsia="宋体" w:cs="Times New Roman"/>
          <w:sz w:val="24"/>
          <w:szCs w:val="24"/>
        </w:rPr>
        <w:t>6</w:t>
      </w:r>
      <w:r>
        <w:rPr>
          <w:rFonts w:ascii="Times New Roman" w:hAnsi="Times New Roman" w:eastAsia="宋体" w:cs="Arial"/>
          <w:sz w:val="24"/>
          <w:szCs w:val="24"/>
        </w:rPr>
        <w:t>（局部可见图</w:t>
      </w:r>
      <m:oMath>
        <m:r>
          <m:rPr/>
          <w:rPr>
            <w:rFonts w:ascii="Cambria Math" w:hAnsi="Cambria Math"/>
          </w:rPr>
          <m:t>G</m:t>
        </m:r>
      </m:oMath>
      <w:r>
        <w:rPr>
          <w:rFonts w:ascii="Times New Roman" w:hAnsi="Times New Roman" w:eastAsia="宋体" w:cs="Arial"/>
          <w:sz w:val="24"/>
          <w:szCs w:val="24"/>
        </w:rPr>
        <w:t>）。</w:t>
      </w:r>
      <m:oMath>
        <m:r>
          <m:rPr/>
          <w:rPr>
            <w:rFonts w:ascii="Cambria Math" w:hAnsi="Cambria Math"/>
          </w:rPr>
          <m:t>G</m:t>
        </m:r>
        <m:r>
          <m:rPr>
            <m:sty m:val="p"/>
          </m:rPr>
          <w:rPr>
            <w:rFonts w:ascii="Cambria Math" w:hAnsi="Cambria Math"/>
          </w:rPr>
          <m:t>=</m:t>
        </m:r>
        <m:d>
          <m:dPr>
            <m:ctrlPr>
              <w:rPr>
                <w:rFonts w:ascii="Cambria Math" w:hAnsi="Cambria Math"/>
              </w:rPr>
            </m:ctrlPr>
          </m:dPr>
          <m:e>
            <m:r>
              <m:rPr/>
              <w:rPr>
                <w:rFonts w:ascii="Cambria Math" w:hAnsi="Cambria Math"/>
              </w:rPr>
              <m:t>V</m:t>
            </m:r>
            <m:r>
              <m:rPr>
                <m:sty m:val="p"/>
              </m:rPr>
              <w:rPr>
                <w:rFonts w:ascii="Cambria Math" w:hAnsi="Cambria Math"/>
              </w:rPr>
              <m:t>,</m:t>
            </m:r>
            <m:r>
              <m:rPr/>
              <w:rPr>
                <w:rFonts w:ascii="Cambria Math" w:hAnsi="Cambria Math"/>
              </w:rPr>
              <m:t>E</m:t>
            </m:r>
            <m:ctrlPr>
              <w:rPr>
                <w:rFonts w:ascii="Cambria Math" w:hAnsi="Cambria Math"/>
              </w:rPr>
            </m:ctrlPr>
          </m:e>
        </m:d>
      </m:oMath>
      <w:r>
        <w:rPr>
          <w:rFonts w:ascii="Times New Roman" w:hAnsi="Times New Roman" w:eastAsia="宋体" w:cs="Arial"/>
          <w:sz w:val="24"/>
          <w:szCs w:val="24"/>
        </w:rPr>
        <w:t>是由一组单位球面</w:t>
      </w:r>
      <m:oMath>
        <m:r>
          <m:rPr/>
          <w:rPr>
            <w:rFonts w:ascii="Cambria Math" w:hAnsi="Cambria Math"/>
          </w:rPr>
          <m:t>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V</m:t>
        </m:r>
        <m:r>
          <m:rPr>
            <m:nor/>
            <m:sty m:val="p"/>
          </m:rPr>
          <m:t xml:space="preserve"> </m:t>
        </m:r>
        <m:r>
          <m:rPr>
            <m:nor/>
            <m:sty m:val="p"/>
          </m:rPr>
          <w:rPr>
            <w:rFonts w:ascii="Times New Roman" w:hAnsi="Times New Roman" w:cs="Times New Roman"/>
          </w:rPr>
          <m:t>and</m:t>
        </m:r>
        <m:r>
          <m:rPr>
            <m:nor/>
            <m:sty m:val="p"/>
          </m:rPr>
          <m:t xml:space="preserve"> </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oMath>
      <w:r>
        <w:rPr>
          <w:rFonts w:ascii="Times New Roman" w:hAnsi="Times New Roman" w:eastAsia="宋体" w:cs="Arial"/>
          <w:sz w:val="24"/>
          <w:szCs w:val="24"/>
        </w:rPr>
        <w:t>测地（弧）连接的点集</w:t>
      </w:r>
      <m:oMath>
        <m:r>
          <m:rPr/>
          <w:rPr>
            <w:rFonts w:ascii="Cambria Math" w:hAnsi="Cambria Math"/>
          </w:rPr>
          <m:t>V</m:t>
        </m:r>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scr m:val="double-struck"/>
          </m:rPr>
          <w:rPr>
            <w:rFonts w:ascii="Cambria Math" w:hAnsi="Cambria Math"/>
          </w:rPr>
          <m:t>∈F'}</m:t>
        </m:r>
      </m:oMath>
      <w:r>
        <w:rPr>
          <w:rFonts w:ascii="Times New Roman" w:hAnsi="Times New Roman" w:eastAsia="宋体" w:cs="Arial"/>
          <w:sz w:val="24"/>
          <w:szCs w:val="24"/>
        </w:rPr>
        <w:t>构成的集合，其中</w:t>
      </w:r>
      <m:oMath>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eastAsia="宋体" w:cs="Arial"/>
          <w:sz w:val="24"/>
          <w:szCs w:val="24"/>
        </w:rPr>
        <w:t>是单位球面上连接</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oMath>
      <w:r>
        <w:rPr>
          <w:rFonts w:ascii="Times New Roman" w:hAnsi="Times New Roman" w:eastAsia="宋体" w:cs="Arial"/>
          <w:sz w:val="24"/>
          <w:szCs w:val="24"/>
        </w:rPr>
        <w:t>的测地（弧）。</w:t>
      </w:r>
    </w:p>
    <w:p w14:paraId="5678A9F8">
      <w:pPr>
        <w:widowControl/>
        <w:spacing w:after="120" w:afterLines="50" w:line="360" w:lineRule="auto"/>
        <w:ind w:firstLine="480" w:firstLineChars="200"/>
        <w:rPr>
          <w:rFonts w:hint="eastAsia" w:ascii="Times New Roman" w:hAnsi="Times New Roman" w:eastAsia="宋体" w:cs="Arial"/>
          <w:sz w:val="24"/>
          <w:szCs w:val="24"/>
        </w:rPr>
      </w:pPr>
      <w:r>
        <w:rPr>
          <w:rFonts w:ascii="Times New Roman" w:hAnsi="Times New Roman" w:eastAsia="宋体" w:cs="Arial"/>
          <w:sz w:val="24"/>
          <w:szCs w:val="24"/>
        </w:rPr>
        <w:t>显然，</w:t>
      </w:r>
      <m:oMath>
        <m:r>
          <m:rPr/>
          <w:rPr>
            <w:rFonts w:ascii="Cambria Math" w:hAnsi="Cambria Math"/>
          </w:rPr>
          <m:t>G</m:t>
        </m:r>
      </m:oMath>
      <w:r>
        <w:rPr>
          <w:rFonts w:ascii="Times New Roman" w:hAnsi="Times New Roman" w:eastAsia="宋体" w:cs="Arial"/>
          <w:sz w:val="24"/>
          <w:szCs w:val="24"/>
        </w:rPr>
        <w:t>中最长的弧必须小于</w:t>
      </w:r>
      <m:oMath>
        <m:r>
          <m:rPr/>
          <w:rPr>
            <w:rFonts w:ascii="Cambria Math" w:hAnsi="Cambria Math"/>
          </w:rPr>
          <m:t>π</m:t>
        </m:r>
      </m:oMath>
      <w:r>
        <w:rPr>
          <w:rFonts w:ascii="Times New Roman" w:hAnsi="Times New Roman" w:eastAsia="宋体" w:cs="Arial"/>
          <w:sz w:val="24"/>
          <w:szCs w:val="24"/>
        </w:rPr>
        <w:t>。此外，若</w:t>
      </w:r>
      <m:oMath>
        <m:r>
          <m:rPr/>
          <w:rPr>
            <w:rFonts w:ascii="Cambria Math" w:hAnsi="Cambria Math"/>
          </w:rPr>
          <m:t>G</m:t>
        </m:r>
        <m:r>
          <m:rPr>
            <m:sty m:val="p"/>
            <m:scr m:val="double-struck"/>
          </m:rPr>
          <w:rPr>
            <w:rFonts w:ascii="Cambria Math" w:hAnsi="Cambria Math"/>
          </w:rPr>
          <m:t>∈F'</m:t>
        </m:r>
      </m:oMath>
      <w:r>
        <w:rPr>
          <w:rFonts w:ascii="Times New Roman" w:hAnsi="Times New Roman" w:eastAsia="宋体" w:cs="Arial"/>
          <w:sz w:val="24"/>
          <w:szCs w:val="24"/>
        </w:rPr>
        <w:t>，则称</w:t>
      </w:r>
      <m:oMath>
        <m:r>
          <m:rPr/>
          <w:rPr>
            <w:rFonts w:ascii="Cambria Math" w:hAnsi="Cambria Math"/>
          </w:rPr>
          <m:t>G</m:t>
        </m:r>
      </m:oMath>
      <w:r>
        <w:rPr>
          <w:rFonts w:ascii="Times New Roman" w:hAnsi="Times New Roman" w:eastAsia="宋体" w:cs="Arial"/>
          <w:sz w:val="24"/>
          <w:szCs w:val="24"/>
        </w:rPr>
        <w:t>是有效的。若</w:t>
      </w:r>
      <m:oMath>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scr m:val="double-struck"/>
          </m:rPr>
          <w:rPr>
            <w:rFonts w:ascii="Cambria Math" w:hAnsi="Cambria Math"/>
          </w:rPr>
          <m:t>∈F'</m:t>
        </m:r>
      </m:oMath>
      <w:r>
        <w:rPr>
          <w:rFonts w:ascii="Times New Roman" w:hAnsi="Times New Roman" w:eastAsia="宋体" w:cs="Arial"/>
          <w:sz w:val="24"/>
          <w:szCs w:val="24"/>
        </w:rPr>
        <w:t>，则称</w:t>
      </w:r>
      <m:oMath>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eastAsia="宋体" w:cs="Arial"/>
          <w:sz w:val="24"/>
          <w:szCs w:val="24"/>
        </w:rPr>
        <w:t>是有效的。</w:t>
      </w:r>
    </w:p>
    <w:p w14:paraId="2363EFAC">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本</w:t>
      </w:r>
      <w:r>
        <w:rPr>
          <w:rFonts w:hint="eastAsia" w:ascii="Times New Roman" w:hAnsi="Times New Roman" w:eastAsia="宋体" w:cs="Arial"/>
          <w:sz w:val="24"/>
          <w:szCs w:val="24"/>
        </w:rPr>
        <w:t>报告</w:t>
      </w:r>
      <w:r>
        <w:rPr>
          <w:rFonts w:ascii="Times New Roman" w:hAnsi="Times New Roman" w:eastAsia="宋体" w:cs="Arial"/>
          <w:sz w:val="24"/>
          <w:szCs w:val="24"/>
        </w:rPr>
        <w:t xml:space="preserve">提出了一种基于理论可证性保障的工程化最优多法向策略，用于处理复杂角点问题。如第 </w:t>
      </w:r>
      <w:r>
        <w:rPr>
          <w:rFonts w:ascii="Times New Roman" w:hAnsi="Times New Roman" w:eastAsia="宋体" w:cs="Times New Roman"/>
          <w:sz w:val="24"/>
          <w:szCs w:val="24"/>
        </w:rPr>
        <w:t>2</w:t>
      </w:r>
      <w:r>
        <w:rPr>
          <w:rFonts w:ascii="Times New Roman" w:hAnsi="Times New Roman" w:eastAsia="宋体" w:cs="Arial"/>
          <w:sz w:val="24"/>
          <w:szCs w:val="24"/>
        </w:rPr>
        <w:t>.</w:t>
      </w:r>
      <w:r>
        <w:rPr>
          <w:rFonts w:ascii="Times New Roman" w:hAnsi="Times New Roman" w:eastAsia="宋体" w:cs="Times New Roman"/>
          <w:sz w:val="24"/>
          <w:szCs w:val="24"/>
        </w:rPr>
        <w:t>1</w:t>
      </w:r>
      <w:r>
        <w:rPr>
          <w:rFonts w:ascii="Times New Roman" w:hAnsi="Times New Roman" w:eastAsia="宋体" w:cs="Arial"/>
          <w:sz w:val="24"/>
          <w:szCs w:val="24"/>
        </w:rPr>
        <w:t xml:space="preserve"> 节所述，若将法向视为抽象的单位向量，则我们对区域的所有研究均可映射至单位球面上，从而使问题在单位球上变得更为直观和明确。</w:t>
      </w:r>
    </w:p>
    <w:p w14:paraId="4BEE4FCF">
      <w:pPr>
        <w:widowControl/>
        <w:spacing w:after="120" w:afterLines="50" w:line="360" w:lineRule="auto"/>
        <w:ind w:firstLine="480" w:firstLineChars="200"/>
        <w:rPr>
          <w:rFonts w:ascii="Times New Roman" w:hAnsi="Times New Roman" w:eastAsia="宋体" w:cs="Arial"/>
          <w:sz w:val="24"/>
          <w:szCs w:val="24"/>
        </w:rPr>
      </w:pPr>
      <w:r>
        <w:rPr>
          <w:rFonts w:ascii="Times New Roman" w:hAnsi="Times New Roman" w:eastAsia="宋体" w:cs="Arial"/>
          <w:sz w:val="24"/>
          <w:szCs w:val="24"/>
        </w:rPr>
        <w:t>一般性的局部可视性网格生成问题可在单位球上定义如下：</w:t>
      </w:r>
    </w:p>
    <w:p w14:paraId="53E85D34">
      <w:pPr>
        <w:widowControl/>
        <w:spacing w:after="120" w:afterLines="50" w:line="360" w:lineRule="auto"/>
        <w:jc w:val="center"/>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5067300" cy="2276475"/>
            <wp:effectExtent l="0" t="0" r="0" b="9525"/>
            <wp:docPr id="1967258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58186" name="图片 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5067300" cy="2276475"/>
                    </a:xfrm>
                    <a:prstGeom prst="rect">
                      <a:avLst/>
                    </a:prstGeom>
                    <a:noFill/>
                    <a:ln>
                      <a:noFill/>
                    </a:ln>
                  </pic:spPr>
                </pic:pic>
              </a:graphicData>
            </a:graphic>
          </wp:inline>
        </w:drawing>
      </w:r>
    </w:p>
    <w:p w14:paraId="4E18F80F">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22</w:t>
      </w:r>
      <w:r>
        <w:rPr>
          <w:rFonts w:hint="eastAsia" w:ascii="宋体" w:hAnsi="宋体" w:eastAsia="宋体"/>
          <w:b w:val="0"/>
          <w:bCs/>
        </w:rPr>
        <w:fldChar w:fldCharType="end"/>
      </w:r>
      <w:r>
        <w:rPr>
          <w:rFonts w:ascii="宋体" w:hAnsi="宋体" w:eastAsia="宋体"/>
          <w:b w:val="0"/>
          <w:bCs/>
        </w:rPr>
        <w:t>法向遮挡示意图。(</w:t>
      </w:r>
      <w:r>
        <w:rPr>
          <w:rFonts w:ascii="Times New Roman" w:hAnsi="Times New Roman" w:eastAsia="宋体" w:cs="Times New Roman"/>
          <w:b w:val="0"/>
          <w:bCs/>
        </w:rPr>
        <w:t>A</w:t>
      </w:r>
      <w:r>
        <w:rPr>
          <w:rFonts w:ascii="宋体" w:hAnsi="宋体" w:eastAsia="宋体"/>
          <w:b w:val="0"/>
          <w:bCs/>
        </w:rPr>
        <w:t xml:space="preserve">) 法向 </w:t>
      </w:r>
      <m:oMath>
        <m:sSub>
          <m:sSubPr>
            <m:ctrlPr>
              <w:rPr>
                <w:rFonts w:ascii="Cambria Math" w:hAnsi="Cambria Math" w:eastAsia="宋体"/>
                <w:b w:val="0"/>
                <w:bCs/>
              </w:rPr>
            </m:ctrlPr>
          </m:sSubPr>
          <m:e>
            <m:r>
              <m:rPr>
                <m:sty m:val="bi"/>
              </m:rPr>
              <w:rPr>
                <w:rFonts w:ascii="Cambria Math" w:hAnsi="Cambria Math" w:eastAsia="宋体"/>
              </w:rPr>
              <m:t>n</m:t>
            </m:r>
            <m:ctrlPr>
              <w:rPr>
                <w:rFonts w:ascii="Cambria Math" w:hAnsi="Cambria Math" w:eastAsia="宋体"/>
                <w:b w:val="0"/>
                <w:bCs/>
              </w:rPr>
            </m:ctrlPr>
          </m:e>
          <m:sub>
            <m:r>
              <m:rPr>
                <m:sty m:val="b"/>
              </m:rPr>
              <w:rPr>
                <w:rFonts w:ascii="Cambria Math" w:hAnsi="Cambria Math" w:eastAsia="宋体"/>
              </w:rPr>
              <m:t>1</m:t>
            </m:r>
            <m:ctrlPr>
              <w:rPr>
                <w:rFonts w:ascii="Cambria Math" w:hAnsi="Cambria Math" w:eastAsia="宋体"/>
                <w:b w:val="0"/>
                <w:bCs/>
              </w:rPr>
            </m:ctrlPr>
          </m:sub>
        </m:sSub>
      </m:oMath>
      <w:r>
        <w:rPr>
          <w:rFonts w:ascii="宋体" w:hAnsi="宋体" w:eastAsia="宋体"/>
          <w:b w:val="0"/>
          <w:bCs/>
        </w:rPr>
        <w:t xml:space="preserve"> 与 </w:t>
      </w:r>
      <m:oMath>
        <m:sSub>
          <m:sSubPr>
            <m:ctrlPr>
              <w:rPr>
                <w:rFonts w:ascii="Cambria Math" w:hAnsi="Cambria Math" w:eastAsia="宋体"/>
                <w:b w:val="0"/>
                <w:bCs/>
              </w:rPr>
            </m:ctrlPr>
          </m:sSubPr>
          <m:e>
            <m:r>
              <m:rPr>
                <m:sty m:val="bi"/>
              </m:rPr>
              <w:rPr>
                <w:rFonts w:ascii="Cambria Math" w:hAnsi="Cambria Math" w:eastAsia="宋体"/>
              </w:rPr>
              <m:t>n</m:t>
            </m:r>
            <m:ctrlPr>
              <w:rPr>
                <w:rFonts w:ascii="Cambria Math" w:hAnsi="Cambria Math" w:eastAsia="宋体"/>
                <w:b w:val="0"/>
                <w:bCs/>
              </w:rPr>
            </m:ctrlPr>
          </m:e>
          <m:sub>
            <m:r>
              <m:rPr>
                <m:sty m:val="b"/>
              </m:rPr>
              <w:rPr>
                <w:rFonts w:ascii="Cambria Math" w:hAnsi="Cambria Math" w:eastAsia="宋体"/>
              </w:rPr>
              <m:t>2</m:t>
            </m:r>
            <m:ctrlPr>
              <w:rPr>
                <w:rFonts w:ascii="Cambria Math" w:hAnsi="Cambria Math" w:eastAsia="宋体"/>
                <w:b w:val="0"/>
                <w:bCs/>
              </w:rPr>
            </m:ctrlPr>
          </m:sub>
        </m:sSub>
      </m:oMath>
      <w:r>
        <w:rPr>
          <w:rFonts w:ascii="宋体" w:hAnsi="宋体" w:eastAsia="宋体"/>
          <w:b w:val="0"/>
          <w:bCs/>
        </w:rPr>
        <w:t xml:space="preserve"> 之间的边与其他片面相交（被阻挡）。(</w:t>
      </w:r>
      <w:r>
        <w:rPr>
          <w:rFonts w:ascii="Times New Roman" w:hAnsi="Times New Roman" w:eastAsia="宋体" w:cs="Times New Roman"/>
          <w:b w:val="0"/>
          <w:bCs/>
        </w:rPr>
        <w:t>B</w:t>
      </w:r>
      <w:r>
        <w:rPr>
          <w:rFonts w:ascii="宋体" w:hAnsi="宋体" w:eastAsia="宋体"/>
          <w:b w:val="0"/>
          <w:bCs/>
        </w:rPr>
        <w:t xml:space="preserve">) 通过引入法向 </w:t>
      </w:r>
      <m:oMath>
        <m:sSub>
          <m:sSubPr>
            <m:ctrlPr>
              <w:rPr>
                <w:rFonts w:ascii="Cambria Math" w:hAnsi="Cambria Math" w:eastAsia="宋体"/>
                <w:b w:val="0"/>
                <w:bCs/>
              </w:rPr>
            </m:ctrlPr>
          </m:sSubPr>
          <m:e>
            <m:r>
              <m:rPr>
                <m:sty m:val="bi"/>
              </m:rPr>
              <w:rPr>
                <w:rFonts w:ascii="Cambria Math" w:hAnsi="Cambria Math" w:eastAsia="宋体"/>
              </w:rPr>
              <m:t>n</m:t>
            </m:r>
            <m:ctrlPr>
              <w:rPr>
                <w:rFonts w:ascii="Cambria Math" w:hAnsi="Cambria Math" w:eastAsia="宋体"/>
                <w:b w:val="0"/>
                <w:bCs/>
              </w:rPr>
            </m:ctrlPr>
          </m:e>
          <m:sub>
            <m:r>
              <m:rPr>
                <m:sty m:val="b"/>
              </m:rPr>
              <w:rPr>
                <w:rFonts w:ascii="Cambria Math" w:hAnsi="Cambria Math" w:eastAsia="宋体"/>
              </w:rPr>
              <m:t>3</m:t>
            </m:r>
            <m:ctrlPr>
              <w:rPr>
                <w:rFonts w:ascii="Cambria Math" w:hAnsi="Cambria Math" w:eastAsia="宋体"/>
                <w:b w:val="0"/>
                <w:bCs/>
              </w:rPr>
            </m:ctrlPr>
          </m:sub>
        </m:sSub>
      </m:oMath>
      <w:r>
        <w:rPr>
          <w:rFonts w:ascii="宋体" w:hAnsi="宋体" w:eastAsia="宋体"/>
          <w:b w:val="0"/>
          <w:bCs/>
        </w:rPr>
        <w:t xml:space="preserve"> 消除了相交现象。</w:t>
      </w:r>
    </w:p>
    <w:p w14:paraId="1E6298D5">
      <w:pPr>
        <w:widowControl/>
        <w:spacing w:after="120" w:afterLines="50" w:line="360" w:lineRule="auto"/>
        <w:rPr>
          <w:rFonts w:ascii="宋体" w:hAnsi="宋体" w:eastAsia="宋体" w:cs="Arial"/>
          <w:sz w:val="24"/>
          <w:szCs w:val="24"/>
        </w:rPr>
      </w:pPr>
      <w:r>
        <w:rPr>
          <w:rFonts w:ascii="宋体" w:hAnsi="宋体" w:eastAsia="宋体" w:cs="Arial"/>
          <w:sz w:val="24"/>
          <w:szCs w:val="24"/>
        </w:rPr>
        <w:t xml:space="preserve">问题 </w:t>
      </w:r>
      <w:r>
        <w:rPr>
          <w:rFonts w:ascii="Times New Roman" w:hAnsi="Times New Roman" w:eastAsia="宋体" w:cs="Times New Roman"/>
          <w:sz w:val="24"/>
          <w:szCs w:val="24"/>
        </w:rPr>
        <w:t>1</w:t>
      </w:r>
      <w:r>
        <w:rPr>
          <w:rFonts w:ascii="宋体" w:hAnsi="宋体" w:eastAsia="宋体" w:cs="Arial"/>
          <w:sz w:val="24"/>
          <w:szCs w:val="24"/>
        </w:rPr>
        <w:t>（面向有向流形的多法向生成）</w:t>
      </w:r>
      <w:r>
        <w:rPr>
          <w:rFonts w:ascii="Times New Roman" w:hAnsi="Times New Roman" w:eastAsia="宋体" w:cs="Times New Roman"/>
          <w:sz w:val="24"/>
          <w:szCs w:val="24"/>
        </w:rPr>
        <w:t>​</w:t>
      </w:r>
      <w:r>
        <w:rPr>
          <w:rFonts w:hint="eastAsia" w:ascii="宋体" w:hAnsi="宋体" w:eastAsia="宋体" w:cs="Arial"/>
          <w:sz w:val="24"/>
          <w:szCs w:val="24"/>
        </w:rPr>
        <w:t>：</w:t>
      </w:r>
    </w:p>
    <w:p w14:paraId="478DEBD6">
      <w:pPr>
        <w:widowControl/>
        <w:spacing w:after="120" w:afterLines="50" w:line="360" w:lineRule="auto"/>
        <w:rPr>
          <w:rFonts w:ascii="宋体" w:hAnsi="宋体" w:eastAsia="宋体" w:cs="Arial"/>
          <w:sz w:val="24"/>
          <w:szCs w:val="24"/>
        </w:rPr>
      </w:pPr>
      <w:r>
        <w:rPr>
          <w:rFonts w:ascii="宋体" w:hAnsi="宋体" w:eastAsia="宋体" w:cs="Arial"/>
          <w:sz w:val="24"/>
          <w:szCs w:val="24"/>
        </w:rPr>
        <w:t>给定顶点</w:t>
      </w:r>
      <m:oMath>
        <m:r>
          <m:rPr/>
          <w:rPr>
            <w:rFonts w:ascii="Cambria Math" w:hAnsi="Cambria Math" w:eastAsia="宋体" w:cs="Cambria Math"/>
            <w:sz w:val="24"/>
            <w:szCs w:val="24"/>
          </w:rPr>
          <m:t>P</m:t>
        </m:r>
      </m:oMath>
      <w:r>
        <w:rPr>
          <w:rFonts w:ascii="宋体" w:hAnsi="宋体" w:eastAsia="宋体" w:cs="Arial"/>
          <w:sz w:val="24"/>
          <w:szCs w:val="24"/>
        </w:rPr>
        <w:t>对应的可行区域</w:t>
      </w:r>
      <m:oMath>
        <m:r>
          <m:rPr/>
          <w:rPr>
            <w:rFonts w:ascii="Cambria Math" w:hAnsi="Cambria Math" w:eastAsia="宋体" w:cs="Arial"/>
            <w:sz w:val="24"/>
            <w:szCs w:val="24"/>
          </w:rPr>
          <m:t>F'</m:t>
        </m:r>
      </m:oMath>
      <w:r>
        <w:rPr>
          <w:rFonts w:ascii="宋体" w:hAnsi="宋体" w:eastAsia="宋体" w:cs="Arial"/>
          <w:sz w:val="24"/>
          <w:szCs w:val="24"/>
        </w:rPr>
        <w:t>及相应的有向流形</w:t>
      </w:r>
      <m:oMath>
        <m:r>
          <m:rPr/>
          <w:rPr>
            <w:rFonts w:ascii="Cambria Math" w:hAnsi="Cambria Math" w:eastAsia="宋体" w:cs="Arial"/>
            <w:sz w:val="24"/>
            <w:szCs w:val="24"/>
          </w:rPr>
          <m:t>F</m:t>
        </m:r>
      </m:oMath>
      <w:r>
        <w:rPr>
          <w:rFonts w:ascii="宋体" w:hAnsi="宋体" w:eastAsia="宋体" w:cs="Arial"/>
          <w:sz w:val="24"/>
          <w:szCs w:val="24"/>
        </w:rPr>
        <w:t>，寻找一个局部可视性图</w:t>
      </w:r>
      <m:oMath>
        <m:r>
          <m:rPr/>
          <w:rPr>
            <w:rFonts w:ascii="Cambria Math" w:hAnsi="Cambria Math" w:eastAsia="宋体" w:cs="Arial"/>
            <w:sz w:val="24"/>
            <w:szCs w:val="24"/>
          </w:rPr>
          <m:t>G=(V,E)</m:t>
        </m:r>
      </m:oMath>
      <w:r>
        <w:rPr>
          <w:rFonts w:ascii="宋体" w:hAnsi="宋体" w:eastAsia="宋体" w:cs="Arial"/>
          <w:sz w:val="24"/>
          <w:szCs w:val="24"/>
        </w:rPr>
        <w:t xml:space="preserve"> ：</w:t>
      </w:r>
    </w:p>
    <w:p w14:paraId="2A9D3D05">
      <w:pPr>
        <w:widowControl/>
        <w:spacing w:after="120" w:afterLines="50" w:line="360" w:lineRule="auto"/>
        <w:rPr>
          <w:rFonts w:ascii="宋体" w:hAnsi="宋体" w:eastAsia="宋体" w:cs="Arial"/>
          <w:sz w:val="24"/>
          <w:szCs w:val="24"/>
        </w:rPr>
      </w:pPr>
      <w:r>
        <w:rPr>
          <w:rFonts w:ascii="宋体" w:hAnsi="宋体" w:eastAsia="宋体" w:cs="Arial"/>
          <w:sz w:val="24"/>
          <w:szCs w:val="24"/>
        </w:rPr>
        <w:t>（法向–面片可视性）</w:t>
      </w:r>
      <w:r>
        <w:rPr>
          <w:rFonts w:ascii="Times New Roman" w:hAnsi="Times New Roman" w:eastAsia="宋体" w:cs="Times New Roman"/>
          <w:sz w:val="24"/>
          <w:szCs w:val="24"/>
        </w:rPr>
        <w:t>​</w:t>
      </w:r>
      <w:r>
        <w:rPr>
          <w:rFonts w:ascii="宋体" w:hAnsi="宋体" w:eastAsia="宋体" w:cs="Arial"/>
          <w:sz w:val="24"/>
          <w:szCs w:val="24"/>
        </w:rPr>
        <w:t xml:space="preserve"> 对于</w:t>
      </w:r>
      <m:oMath>
        <m:r>
          <m:rPr>
            <m:sty m:val="p"/>
          </m:rPr>
          <w:rPr>
            <w:rFonts w:ascii="Cambria Math" w:hAnsi="Cambria Math" w:eastAsia="宋体" w:cs="Arial"/>
            <w:sz w:val="24"/>
            <w:szCs w:val="24"/>
          </w:rPr>
          <m:t>∀</m:t>
        </m:r>
        <m:r>
          <m:rPr/>
          <w:rPr>
            <w:rFonts w:ascii="Cambria Math" w:hAnsi="Cambria Math" w:eastAsia="宋体" w:cs="Arial"/>
            <w:sz w:val="24"/>
            <w:szCs w:val="24"/>
          </w:rPr>
          <m:t>f∈F,</m:t>
        </m:r>
        <m:r>
          <m:rPr>
            <m:sty m:val="p"/>
          </m:rPr>
          <w:rPr>
            <w:rFonts w:ascii="Cambria Math" w:hAnsi="Cambria Math" w:eastAsia="宋体" w:cs="Arial"/>
            <w:sz w:val="24"/>
            <w:szCs w:val="24"/>
          </w:rPr>
          <m:t>∃</m:t>
        </m:r>
        <m:r>
          <m:rPr/>
          <w:rPr>
            <w:rFonts w:ascii="Cambria Math" w:hAnsi="Cambria Math" w:eastAsia="宋体" w:cs="Arial"/>
            <w:sz w:val="24"/>
            <w:szCs w:val="24"/>
          </w:rPr>
          <m:t>p∈V</m:t>
        </m:r>
      </m:oMath>
      <w:r>
        <w:rPr>
          <w:rFonts w:ascii="宋体" w:hAnsi="宋体" w:eastAsia="宋体" w:cs="Arial"/>
          <w:sz w:val="24"/>
          <w:szCs w:val="24"/>
        </w:rPr>
        <w:t>，使得</w:t>
      </w:r>
      <m:oMath>
        <m:r>
          <m:rPr>
            <m:nor/>
            <m:sty m:val="p"/>
          </m:rPr>
          <w:rPr>
            <w:rFonts w:ascii="宋体" w:hAnsi="宋体" w:eastAsia="宋体" w:cs="Arial"/>
            <w:sz w:val="24"/>
            <w:szCs w:val="24"/>
          </w:rPr>
          <m:t> </m:t>
        </m:r>
        <m:r>
          <m:rPr/>
          <w:rPr>
            <w:rFonts w:ascii="Cambria Math" w:hAnsi="Cambria Math" w:eastAsia="宋体" w:cs="Arial"/>
            <w:sz w:val="24"/>
            <w:szCs w:val="24"/>
          </w:rPr>
          <m:t>p∈</m:t>
        </m:r>
        <m:sSub>
          <m:sSubPr>
            <m:ctrlPr>
              <w:rPr>
                <w:rFonts w:ascii="Cambria Math" w:hAnsi="Cambria Math" w:eastAsia="宋体" w:cs="Arial"/>
                <w:sz w:val="24"/>
                <w:szCs w:val="24"/>
              </w:rPr>
            </m:ctrlPr>
          </m:sSubPr>
          <m:e>
            <m:r>
              <m:rPr/>
              <w:rPr>
                <w:rFonts w:ascii="Cambria Math" w:hAnsi="Cambria Math" w:eastAsia="宋体" w:cs="Arial"/>
                <w:sz w:val="24"/>
                <w:szCs w:val="24"/>
              </w:rPr>
              <m:t>V</m:t>
            </m:r>
            <m:ctrlPr>
              <w:rPr>
                <w:rFonts w:ascii="Cambria Math" w:hAnsi="Cambria Math" w:eastAsia="宋体" w:cs="Arial"/>
                <w:sz w:val="24"/>
                <w:szCs w:val="24"/>
              </w:rPr>
            </m:ctrlPr>
          </m:e>
          <m:sub>
            <m:r>
              <m:rPr/>
              <w:rPr>
                <w:rFonts w:ascii="Cambria Math" w:hAnsi="Cambria Math" w:eastAsia="宋体" w:cs="Arial"/>
                <w:sz w:val="24"/>
                <w:szCs w:val="24"/>
              </w:rPr>
              <m:t>f</m:t>
            </m:r>
            <m:ctrlPr>
              <w:rPr>
                <w:rFonts w:ascii="Cambria Math" w:hAnsi="Cambria Math" w:eastAsia="宋体" w:cs="Arial"/>
                <w:sz w:val="24"/>
                <w:szCs w:val="24"/>
              </w:rPr>
            </m:ctrlPr>
          </m:sub>
        </m:sSub>
      </m:oMath>
      <w:r>
        <w:rPr>
          <w:rFonts w:ascii="宋体" w:hAnsi="宋体" w:eastAsia="宋体" w:cs="Arial"/>
          <w:sz w:val="24"/>
          <w:szCs w:val="24"/>
        </w:rPr>
        <w:t>（即每个面片至少存在一个可见的法向）。</w:t>
      </w:r>
    </w:p>
    <w:p w14:paraId="6D3ABF35">
      <w:pPr>
        <w:widowControl/>
        <w:spacing w:after="120" w:afterLines="50" w:line="360" w:lineRule="auto"/>
        <w:rPr>
          <w:rFonts w:ascii="宋体" w:hAnsi="宋体" w:eastAsia="宋体" w:cs="Arial"/>
          <w:sz w:val="24"/>
          <w:szCs w:val="24"/>
        </w:rPr>
      </w:pPr>
      <w:r>
        <w:rPr>
          <w:rFonts w:ascii="宋体" w:hAnsi="宋体" w:eastAsia="宋体" w:cs="Arial"/>
          <w:sz w:val="24"/>
          <w:szCs w:val="24"/>
        </w:rPr>
        <w:t>（法向–法向可视性）</w:t>
      </w:r>
      <w:r>
        <w:rPr>
          <w:rFonts w:ascii="Times New Roman" w:hAnsi="Times New Roman" w:eastAsia="宋体" w:cs="Times New Roman"/>
          <w:sz w:val="24"/>
          <w:szCs w:val="24"/>
        </w:rPr>
        <w:t>​</w:t>
      </w:r>
      <w:r>
        <w:rPr>
          <w:rFonts w:ascii="宋体" w:hAnsi="宋体" w:eastAsia="宋体" w:cs="Arial"/>
          <w:sz w:val="24"/>
          <w:szCs w:val="24"/>
        </w:rPr>
        <w:t xml:space="preserve"> </w:t>
      </w:r>
      <m:oMath>
        <m:r>
          <m:rPr>
            <m:nor/>
            <m:sty m:val="p"/>
          </m:rPr>
          <w:rPr>
            <w:rFonts w:ascii="宋体" w:hAnsi="宋体" w:eastAsia="宋体" w:cs="Arial"/>
            <w:sz w:val="24"/>
            <w:szCs w:val="24"/>
          </w:rPr>
          <m:t> </m:t>
        </m:r>
        <m:r>
          <m:rPr/>
          <w:rPr>
            <w:rFonts w:ascii="Cambria Math" w:hAnsi="Cambria Math" w:eastAsia="宋体" w:cs="Arial"/>
            <w:sz w:val="24"/>
            <w:szCs w:val="24"/>
          </w:rPr>
          <m:t>G∈</m:t>
        </m:r>
        <m:r>
          <m:rPr>
            <m:sty m:val="p"/>
          </m:rPr>
          <w:rPr>
            <w:rFonts w:ascii="Cambria Math" w:hAnsi="Cambria Math" w:eastAsia="宋体" w:cs="Times New Roman"/>
            <w:sz w:val="24"/>
            <w:szCs w:val="24"/>
          </w:rPr>
          <m:t>F</m:t>
        </m:r>
        <m:r>
          <m:rPr>
            <m:sty m:val="p"/>
          </m:rPr>
          <w:rPr>
            <w:rFonts w:ascii="Cambria Math" w:hAnsi="Cambria Math" w:eastAsia="宋体" w:cs="Arial"/>
            <w:sz w:val="24"/>
            <w:szCs w:val="24"/>
          </w:rPr>
          <m:t>'</m:t>
        </m:r>
      </m:oMath>
      <w:r>
        <w:rPr>
          <w:rFonts w:ascii="宋体" w:hAnsi="宋体" w:eastAsia="宋体" w:cs="Arial"/>
          <w:sz w:val="24"/>
          <w:szCs w:val="24"/>
        </w:rPr>
        <w:t>（即任意两个法向之间的连接弧位于可行区域内）。</w:t>
      </w:r>
    </w:p>
    <w:p w14:paraId="01C63EA8">
      <w:pPr>
        <w:widowControl/>
        <w:spacing w:after="120" w:afterLines="50" w:line="360" w:lineRule="auto"/>
        <w:rPr>
          <w:rFonts w:ascii="宋体" w:hAnsi="宋体" w:eastAsia="宋体" w:cs="Arial"/>
          <w:sz w:val="24"/>
          <w:szCs w:val="24"/>
        </w:rPr>
      </w:pPr>
      <w:r>
        <w:rPr>
          <w:rFonts w:ascii="宋体" w:hAnsi="宋体" w:eastAsia="宋体" w:cs="Arial"/>
          <w:sz w:val="24"/>
          <w:szCs w:val="24"/>
        </w:rPr>
        <w:t>此处，包围</w:t>
      </w:r>
      <m:oMath>
        <m:r>
          <m:rPr/>
          <w:rPr>
            <w:rFonts w:ascii="Cambria Math" w:hAnsi="Cambria Math" w:eastAsia="宋体" w:cs="Arial"/>
            <w:sz w:val="24"/>
            <w:szCs w:val="24"/>
          </w:rPr>
          <m:t>P</m:t>
        </m:r>
        <m:r>
          <m:rPr>
            <m:nor/>
            <m:sty m:val="p"/>
          </m:rPr>
          <w:rPr>
            <w:rFonts w:ascii="宋体" w:hAnsi="宋体" w:eastAsia="宋体" w:cs="Arial"/>
            <w:sz w:val="24"/>
            <w:szCs w:val="24"/>
          </w:rPr>
          <m:t> </m:t>
        </m:r>
      </m:oMath>
      <w:r>
        <w:rPr>
          <w:rFonts w:ascii="宋体" w:hAnsi="宋体" w:eastAsia="宋体" w:cs="Arial"/>
          <w:sz w:val="24"/>
          <w:szCs w:val="24"/>
        </w:rPr>
        <w:t>的面片是有序排列的，因此我们将</w:t>
      </w:r>
      <m:oMath>
        <m:r>
          <m:rPr/>
          <w:rPr>
            <w:rFonts w:ascii="Cambria Math" w:hAnsi="Cambria Math" w:eastAsia="宋体" w:cs="Arial"/>
            <w:sz w:val="24"/>
            <w:szCs w:val="24"/>
          </w:rPr>
          <m:t>F</m:t>
        </m:r>
      </m:oMath>
      <w:r>
        <w:rPr>
          <w:rFonts w:ascii="宋体" w:hAnsi="宋体" w:eastAsia="宋体" w:cs="Arial"/>
          <w:sz w:val="24"/>
          <w:szCs w:val="24"/>
        </w:rPr>
        <w:t>中相邻的连续面片集合称为连续面片。</w:t>
      </w:r>
    </w:p>
    <w:p w14:paraId="2D5E63D0">
      <w:pPr>
        <w:widowControl/>
        <w:spacing w:after="120" w:afterLines="50" w:line="360" w:lineRule="auto"/>
        <w:rPr>
          <w:rFonts w:ascii="宋体" w:hAnsi="宋体" w:eastAsia="宋体" w:cs="Arial"/>
          <w:sz w:val="24"/>
          <w:szCs w:val="24"/>
        </w:rPr>
      </w:pPr>
      <w:r>
        <w:rPr>
          <w:rFonts w:ascii="宋体" w:hAnsi="宋体" w:eastAsia="宋体" w:cs="Arial"/>
          <w:sz w:val="24"/>
          <w:szCs w:val="24"/>
        </w:rPr>
        <w:t>为简化问题，我们假设</w:t>
      </w:r>
      <m:oMath>
        <m:r>
          <m:rPr>
            <m:nor/>
            <m:sty m:val="p"/>
          </m:rPr>
          <w:rPr>
            <w:rFonts w:ascii="宋体" w:hAnsi="宋体" w:eastAsia="宋体" w:cs="Arial"/>
            <w:sz w:val="24"/>
            <w:szCs w:val="24"/>
          </w:rPr>
          <m:t> </m:t>
        </m:r>
        <m:r>
          <m:rPr/>
          <w:rPr>
            <w:rFonts w:ascii="Cambria Math" w:hAnsi="Cambria Math" w:eastAsia="宋体" w:cs="Arial"/>
            <w:sz w:val="24"/>
            <w:szCs w:val="24"/>
          </w:rPr>
          <m:t>P</m:t>
        </m:r>
      </m:oMath>
      <w:r>
        <w:rPr>
          <w:rFonts w:ascii="宋体" w:hAnsi="宋体" w:eastAsia="宋体" w:cs="Arial"/>
          <w:sz w:val="24"/>
          <w:szCs w:val="24"/>
        </w:rPr>
        <w:t>与</w:t>
      </w:r>
      <m:oMath>
        <m:r>
          <m:rPr/>
          <w:rPr>
            <w:rFonts w:ascii="Cambria Math" w:hAnsi="Cambria Math" w:eastAsia="宋体" w:cs="Arial"/>
            <w:sz w:val="24"/>
            <w:szCs w:val="24"/>
          </w:rPr>
          <m:t>F</m:t>
        </m:r>
      </m:oMath>
      <w:r>
        <w:rPr>
          <w:rFonts w:ascii="宋体" w:hAnsi="宋体" w:eastAsia="宋体" w:cs="Arial"/>
          <w:sz w:val="24"/>
          <w:szCs w:val="24"/>
        </w:rPr>
        <w:t xml:space="preserve">的子集之间存在一一对应关系，此时问题可简化为问题 </w:t>
      </w:r>
      <w:r>
        <w:rPr>
          <w:rFonts w:ascii="Times New Roman" w:hAnsi="Times New Roman" w:eastAsia="宋体" w:cs="Times New Roman"/>
          <w:sz w:val="24"/>
          <w:szCs w:val="24"/>
        </w:rPr>
        <w:t>2</w:t>
      </w:r>
      <w:r>
        <w:rPr>
          <w:rFonts w:ascii="宋体" w:hAnsi="宋体" w:eastAsia="宋体" w:cs="Arial"/>
          <w:sz w:val="24"/>
          <w:szCs w:val="24"/>
        </w:rPr>
        <w:t xml:space="preserve">（实际上，该假设对问题 </w:t>
      </w:r>
      <w:r>
        <w:rPr>
          <w:rFonts w:ascii="Times New Roman" w:hAnsi="Times New Roman" w:eastAsia="宋体" w:cs="Times New Roman"/>
          <w:sz w:val="24"/>
          <w:szCs w:val="24"/>
        </w:rPr>
        <w:t>1</w:t>
      </w:r>
      <w:r>
        <w:rPr>
          <w:rFonts w:ascii="宋体" w:hAnsi="宋体" w:eastAsia="宋体" w:cs="Arial"/>
          <w:sz w:val="24"/>
          <w:szCs w:val="24"/>
        </w:rPr>
        <w:t xml:space="preserve"> 的可行解集规模影响甚微）。</w:t>
      </w:r>
    </w:p>
    <w:p w14:paraId="630CE070">
      <w:pPr>
        <w:widowControl/>
        <w:spacing w:after="120" w:afterLines="50" w:line="360" w:lineRule="auto"/>
        <w:rPr>
          <w:rFonts w:ascii="宋体" w:hAnsi="宋体" w:eastAsia="宋体" w:cs="Arial"/>
          <w:sz w:val="24"/>
          <w:szCs w:val="24"/>
        </w:rPr>
      </w:pPr>
      <w:r>
        <w:rPr>
          <w:rFonts w:ascii="宋体" w:hAnsi="宋体" w:eastAsia="宋体" w:cs="Arial"/>
          <w:sz w:val="24"/>
          <w:szCs w:val="24"/>
        </w:rPr>
        <w:t xml:space="preserve">问题 </w:t>
      </w:r>
      <w:r>
        <w:rPr>
          <w:rFonts w:ascii="Times New Roman" w:hAnsi="Times New Roman" w:eastAsia="宋体" w:cs="Times New Roman"/>
          <w:sz w:val="24"/>
          <w:szCs w:val="24"/>
        </w:rPr>
        <w:t>2</w:t>
      </w:r>
      <w:r>
        <w:rPr>
          <w:rFonts w:ascii="宋体" w:hAnsi="宋体" w:eastAsia="宋体" w:cs="Arial"/>
          <w:sz w:val="24"/>
          <w:szCs w:val="24"/>
        </w:rPr>
        <w:t>（面向有向流形的多法向生成）</w:t>
      </w:r>
      <w:r>
        <w:rPr>
          <w:rFonts w:ascii="Times New Roman" w:hAnsi="Times New Roman" w:eastAsia="宋体" w:cs="Times New Roman"/>
          <w:sz w:val="24"/>
          <w:szCs w:val="24"/>
        </w:rPr>
        <w:t>​</w:t>
      </w:r>
      <w:r>
        <w:rPr>
          <w:rFonts w:hint="eastAsia" w:ascii="Times New Roman" w:hAnsi="Times New Roman" w:eastAsia="宋体" w:cs="Times New Roman"/>
          <w:sz w:val="24"/>
          <w:szCs w:val="24"/>
        </w:rPr>
        <w:t>：</w:t>
      </w:r>
    </w:p>
    <w:p w14:paraId="000B11AB">
      <w:pPr>
        <w:widowControl/>
        <w:spacing w:after="120" w:afterLines="50" w:line="360" w:lineRule="auto"/>
        <w:rPr>
          <w:rFonts w:ascii="宋体" w:hAnsi="宋体" w:eastAsia="宋体" w:cs="Arial"/>
          <w:sz w:val="24"/>
          <w:szCs w:val="24"/>
        </w:rPr>
      </w:pPr>
      <w:r>
        <w:rPr>
          <w:rFonts w:ascii="宋体" w:hAnsi="宋体" w:eastAsia="宋体" w:cs="Arial"/>
          <w:sz w:val="24"/>
          <w:szCs w:val="24"/>
        </w:rPr>
        <w:t>给定顶点</w:t>
      </w:r>
      <m:oMath>
        <m:r>
          <m:rPr/>
          <w:rPr>
            <w:rFonts w:ascii="Cambria Math" w:hAnsi="Cambria Math" w:eastAsia="宋体" w:cs="Cambria Math"/>
            <w:sz w:val="24"/>
            <w:szCs w:val="24"/>
          </w:rPr>
          <m:t>P</m:t>
        </m:r>
      </m:oMath>
      <w:r>
        <w:rPr>
          <w:rFonts w:ascii="宋体" w:hAnsi="宋体" w:eastAsia="宋体" w:cs="Arial"/>
          <w:sz w:val="24"/>
          <w:szCs w:val="24"/>
        </w:rPr>
        <w:t>对应的可行区域</w:t>
      </w:r>
      <m:oMath>
        <m:r>
          <m:rPr/>
          <w:rPr>
            <w:rFonts w:ascii="Cambria Math" w:hAnsi="Cambria Math" w:eastAsia="宋体" w:cs="Arial"/>
            <w:sz w:val="24"/>
            <w:szCs w:val="24"/>
          </w:rPr>
          <m:t>F'</m:t>
        </m:r>
      </m:oMath>
      <w:r>
        <w:rPr>
          <w:rFonts w:ascii="宋体" w:hAnsi="宋体" w:eastAsia="宋体" w:cs="Arial"/>
          <w:sz w:val="24"/>
          <w:szCs w:val="24"/>
        </w:rPr>
        <w:t>及相应的有向流形</w:t>
      </w:r>
      <m:oMath>
        <m:r>
          <m:rPr/>
          <w:rPr>
            <w:rFonts w:ascii="Cambria Math" w:hAnsi="Cambria Math" w:eastAsia="宋体" w:cs="Arial"/>
            <w:sz w:val="24"/>
            <w:szCs w:val="24"/>
          </w:rPr>
          <m:t>F</m:t>
        </m:r>
      </m:oMath>
      <w:r>
        <w:rPr>
          <w:rFonts w:ascii="宋体" w:hAnsi="宋体" w:eastAsia="宋体" w:cs="Arial"/>
          <w:sz w:val="24"/>
          <w:szCs w:val="24"/>
        </w:rPr>
        <w:t>，寻找一个局部可视性图</w:t>
      </w:r>
      <m:oMath>
        <m:r>
          <m:rPr/>
          <w:rPr>
            <w:rFonts w:ascii="Cambria Math" w:hAnsi="Cambria Math" w:eastAsia="宋体" w:cs="Arial"/>
            <w:sz w:val="24"/>
            <w:szCs w:val="24"/>
          </w:rPr>
          <m:t>G=(V,E)</m:t>
        </m:r>
      </m:oMath>
      <w:r>
        <w:rPr>
          <w:rFonts w:ascii="宋体" w:hAnsi="宋体" w:eastAsia="宋体" w:cs="Arial"/>
          <w:sz w:val="24"/>
          <w:szCs w:val="24"/>
        </w:rPr>
        <w:t>，</w:t>
      </w:r>
      <m:oMath>
        <m:r>
          <m:rPr/>
          <w:rPr>
            <w:rFonts w:ascii="Cambria Math" w:hAnsi="Cambria Math" w:eastAsia="宋体" w:cs="Arial"/>
            <w:sz w:val="24"/>
            <w:szCs w:val="24"/>
          </w:rPr>
          <m:t>V={</m:t>
        </m:r>
        <m:sSub>
          <m:sSubPr>
            <m:ctrlPr>
              <w:rPr>
                <w:rFonts w:ascii="Cambria Math" w:hAnsi="Cambria Math" w:eastAsia="宋体" w:cs="Arial"/>
                <w:i/>
                <w:sz w:val="24"/>
                <w:szCs w:val="24"/>
              </w:rPr>
            </m:ctrlPr>
          </m:sSubPr>
          <m:e>
            <m:r>
              <m:rPr/>
              <w:rPr>
                <w:rFonts w:ascii="Cambria Math" w:hAnsi="Cambria Math" w:eastAsia="宋体" w:cs="Arial"/>
                <w:sz w:val="24"/>
                <w:szCs w:val="24"/>
              </w:rPr>
              <m:t>p</m:t>
            </m:r>
            <m:ctrlPr>
              <w:rPr>
                <w:rFonts w:ascii="Cambria Math" w:hAnsi="Cambria Math" w:eastAsia="宋体" w:cs="Arial"/>
                <w:i/>
                <w:sz w:val="24"/>
                <w:szCs w:val="24"/>
              </w:rPr>
            </m:ctrlPr>
          </m:e>
          <m:sub>
            <m:r>
              <m:rPr/>
              <w:rPr>
                <w:rFonts w:ascii="Cambria Math" w:hAnsi="Cambria Math" w:eastAsia="宋体" w:cs="Times New Roman"/>
                <w:sz w:val="24"/>
                <w:szCs w:val="24"/>
              </w:rPr>
              <m:t>1</m:t>
            </m:r>
            <m:ctrlPr>
              <w:rPr>
                <w:rFonts w:ascii="Cambria Math" w:hAnsi="Cambria Math" w:eastAsia="宋体" w:cs="Arial"/>
                <w:i/>
                <w:sz w:val="24"/>
                <w:szCs w:val="24"/>
              </w:rPr>
            </m:ctrlPr>
          </m:sub>
        </m:sSub>
        <m:r>
          <m:rPr/>
          <w:rPr>
            <w:rFonts w:ascii="Cambria Math" w:hAnsi="Cambria Math" w:eastAsia="宋体" w:cs="Arial"/>
            <w:sz w:val="24"/>
            <w:szCs w:val="24"/>
          </w:rPr>
          <m:t>,</m:t>
        </m:r>
        <m:sSub>
          <m:sSubPr>
            <m:ctrlPr>
              <w:rPr>
                <w:rFonts w:ascii="Cambria Math" w:hAnsi="Cambria Math" w:eastAsia="宋体" w:cs="Arial"/>
                <w:i/>
                <w:sz w:val="24"/>
                <w:szCs w:val="24"/>
              </w:rPr>
            </m:ctrlPr>
          </m:sSubPr>
          <m:e>
            <m:r>
              <m:rPr/>
              <w:rPr>
                <w:rFonts w:ascii="Cambria Math" w:hAnsi="Cambria Math" w:eastAsia="宋体" w:cs="Arial"/>
                <w:sz w:val="24"/>
                <w:szCs w:val="24"/>
              </w:rPr>
              <m:t>p</m:t>
            </m:r>
            <m:ctrlPr>
              <w:rPr>
                <w:rFonts w:ascii="Cambria Math" w:hAnsi="Cambria Math" w:eastAsia="宋体" w:cs="Arial"/>
                <w:i/>
                <w:sz w:val="24"/>
                <w:szCs w:val="24"/>
              </w:rPr>
            </m:ctrlPr>
          </m:e>
          <m:sub>
            <m:r>
              <m:rPr/>
              <w:rPr>
                <w:rFonts w:ascii="Cambria Math" w:hAnsi="Cambria Math" w:eastAsia="宋体" w:cs="Times New Roman"/>
                <w:sz w:val="24"/>
                <w:szCs w:val="24"/>
              </w:rPr>
              <m:t>2</m:t>
            </m:r>
            <m:ctrlPr>
              <w:rPr>
                <w:rFonts w:ascii="Cambria Math" w:hAnsi="Cambria Math" w:eastAsia="宋体" w:cs="Arial"/>
                <w:i/>
                <w:sz w:val="24"/>
                <w:szCs w:val="24"/>
              </w:rPr>
            </m:ctrlPr>
          </m:sub>
        </m:sSub>
        <m:r>
          <m:rPr/>
          <w:rPr>
            <w:rFonts w:ascii="Cambria Math" w:hAnsi="Cambria Math" w:eastAsia="宋体" w:cs="Arial"/>
            <w:sz w:val="24"/>
            <w:szCs w:val="24"/>
          </w:rPr>
          <m:t>,</m:t>
        </m:r>
        <m:r>
          <m:rPr/>
          <w:rPr>
            <w:rFonts w:hint="eastAsia" w:ascii="Cambria Math" w:hAnsi="Cambria Math" w:eastAsia="宋体" w:cs="Arial"/>
            <w:sz w:val="24"/>
            <w:szCs w:val="24"/>
          </w:rPr>
          <m:t>···</m:t>
        </m:r>
        <m:r>
          <m:rPr/>
          <w:rPr>
            <w:rFonts w:ascii="Cambria Math" w:hAnsi="Cambria Math" w:eastAsia="宋体" w:cs="Arial"/>
            <w:sz w:val="24"/>
            <w:szCs w:val="24"/>
          </w:rPr>
          <m:t>,</m:t>
        </m:r>
        <m:sSub>
          <m:sSubPr>
            <m:ctrlPr>
              <w:rPr>
                <w:rFonts w:ascii="Cambria Math" w:hAnsi="Cambria Math" w:eastAsia="宋体" w:cs="Arial"/>
                <w:i/>
                <w:sz w:val="24"/>
                <w:szCs w:val="24"/>
              </w:rPr>
            </m:ctrlPr>
          </m:sSubPr>
          <m:e>
            <m:r>
              <m:rPr/>
              <w:rPr>
                <w:rFonts w:ascii="Cambria Math" w:hAnsi="Cambria Math" w:eastAsia="宋体" w:cs="Arial"/>
                <w:sz w:val="24"/>
              </w:rPr>
              <m:t>p</m:t>
            </m:r>
            <m:ctrlPr>
              <w:rPr>
                <w:rFonts w:ascii="Cambria Math" w:hAnsi="Cambria Math" w:eastAsia="宋体" w:cs="Arial"/>
                <w:i/>
                <w:sz w:val="24"/>
                <w:szCs w:val="24"/>
              </w:rPr>
            </m:ctrlPr>
          </m:e>
          <m:sub>
            <m:r>
              <m:rPr/>
              <w:rPr>
                <w:rFonts w:ascii="Cambria Math" w:hAnsi="Cambria Math" w:eastAsia="宋体" w:cs="Arial"/>
                <w:sz w:val="24"/>
                <w:szCs w:val="24"/>
              </w:rPr>
              <m:t>np</m:t>
            </m:r>
            <m:ctrlPr>
              <w:rPr>
                <w:rFonts w:ascii="Cambria Math" w:hAnsi="Cambria Math" w:eastAsia="宋体" w:cs="Arial"/>
                <w:i/>
                <w:sz w:val="24"/>
                <w:szCs w:val="24"/>
              </w:rPr>
            </m:ctrlPr>
          </m:sub>
        </m:sSub>
        <m:r>
          <m:rPr/>
          <w:rPr>
            <w:rFonts w:ascii="Cambria Math" w:hAnsi="Cambria Math" w:eastAsia="宋体" w:cs="Arial"/>
            <w:sz w:val="24"/>
            <w:szCs w:val="24"/>
          </w:rPr>
          <m:t>}</m:t>
        </m:r>
      </m:oMath>
      <w:r>
        <w:rPr>
          <w:rFonts w:ascii="宋体" w:hAnsi="宋体" w:eastAsia="宋体" w:cs="Arial"/>
          <w:sz w:val="24"/>
          <w:szCs w:val="24"/>
        </w:rPr>
        <w:t>以及对</w:t>
      </w:r>
      <m:oMath>
        <m:r>
          <m:rPr/>
          <w:rPr>
            <w:rFonts w:ascii="Cambria Math" w:hAnsi="Cambria Math" w:eastAsia="宋体" w:cs="Arial"/>
            <w:sz w:val="24"/>
            <w:szCs w:val="24"/>
          </w:rPr>
          <m:t>F</m:t>
        </m:r>
      </m:oMath>
      <w:r>
        <w:rPr>
          <w:rFonts w:ascii="宋体" w:hAnsi="宋体" w:eastAsia="宋体" w:cs="Arial"/>
          <w:sz w:val="24"/>
          <w:szCs w:val="24"/>
        </w:rPr>
        <w:t>的一个连续面片划分：</w:t>
      </w:r>
    </w:p>
    <w:p w14:paraId="72F34C6C">
      <w:pPr>
        <w:widowControl/>
        <w:spacing w:after="120" w:afterLines="50" w:line="360" w:lineRule="auto"/>
        <w:rPr>
          <w:rFonts w:ascii="Times New Roman" w:hAnsi="Times New Roman" w:eastAsia="宋体" w:cs="Arial"/>
          <w:sz w:val="24"/>
          <w:szCs w:val="24"/>
        </w:rPr>
      </w:pPr>
      <m:oMathPara>
        <m:oMath>
          <m:r>
            <m:rPr/>
            <w:rPr>
              <w:rFonts w:ascii="Cambria Math" w:hAnsi="Cambria Math" w:eastAsia="宋体" w:cs="Arial"/>
              <w:sz w:val="24"/>
              <w:szCs w:val="24"/>
            </w:rPr>
            <m:t>F=</m:t>
          </m:r>
          <m:sSub>
            <m:sSubPr>
              <m:ctrlPr>
                <w:rPr>
                  <w:rFonts w:ascii="Cambria Math" w:hAnsi="Cambria Math" w:eastAsia="宋体" w:cs="Arial"/>
                  <w:sz w:val="24"/>
                  <w:szCs w:val="24"/>
                </w:rPr>
              </m:ctrlPr>
            </m:sSubPr>
            <m:e>
              <m:r>
                <m:rPr/>
                <w:rPr>
                  <w:rFonts w:ascii="Cambria Math" w:hAnsi="Cambria Math" w:eastAsia="宋体" w:cs="Arial"/>
                  <w:sz w:val="24"/>
                  <w:szCs w:val="24"/>
                </w:rPr>
                <m:t>F</m:t>
              </m:r>
              <m:ctrlPr>
                <w:rPr>
                  <w:rFonts w:ascii="Cambria Math" w:hAnsi="Cambria Math" w:eastAsia="宋体" w:cs="Arial"/>
                  <w:sz w:val="24"/>
                  <w:szCs w:val="24"/>
                </w:rPr>
              </m:ctrlPr>
            </m:e>
            <m:sub>
              <m:r>
                <m:rPr/>
                <w:rPr>
                  <w:rFonts w:ascii="Cambria Math" w:hAnsi="Cambria Math" w:eastAsia="宋体" w:cs="Times New Roman"/>
                  <w:sz w:val="24"/>
                  <w:szCs w:val="24"/>
                </w:rPr>
                <m:t>1</m:t>
              </m:r>
              <m:ctrlPr>
                <w:rPr>
                  <w:rFonts w:ascii="Cambria Math" w:hAnsi="Cambria Math" w:eastAsia="宋体" w:cs="Arial"/>
                  <w:sz w:val="24"/>
                  <w:szCs w:val="24"/>
                </w:rPr>
              </m:ctrlPr>
            </m:sub>
          </m:sSub>
          <m:r>
            <m:rPr/>
            <w:rPr>
              <w:rFonts w:ascii="Cambria Math" w:hAnsi="Cambria Math" w:eastAsia="宋体" w:cs="Arial"/>
              <w:sz w:val="24"/>
              <w:szCs w:val="24"/>
            </w:rPr>
            <m:t>∪</m:t>
          </m:r>
          <m:sSub>
            <m:sSubPr>
              <m:ctrlPr>
                <w:rPr>
                  <w:rFonts w:ascii="Cambria Math" w:hAnsi="Cambria Math" w:eastAsia="宋体" w:cs="Arial"/>
                  <w:sz w:val="24"/>
                  <w:szCs w:val="24"/>
                </w:rPr>
              </m:ctrlPr>
            </m:sSubPr>
            <m:e>
              <m:r>
                <m:rPr/>
                <w:rPr>
                  <w:rFonts w:ascii="Cambria Math" w:hAnsi="Cambria Math" w:eastAsia="宋体" w:cs="Arial"/>
                  <w:sz w:val="24"/>
                  <w:szCs w:val="24"/>
                </w:rPr>
                <m:t>F</m:t>
              </m:r>
              <m:ctrlPr>
                <w:rPr>
                  <w:rFonts w:ascii="Cambria Math" w:hAnsi="Cambria Math" w:eastAsia="宋体" w:cs="Arial"/>
                  <w:sz w:val="24"/>
                  <w:szCs w:val="24"/>
                </w:rPr>
              </m:ctrlPr>
            </m:e>
            <m:sub>
              <m:r>
                <m:rPr/>
                <w:rPr>
                  <w:rFonts w:ascii="Cambria Math" w:hAnsi="Cambria Math" w:eastAsia="宋体" w:cs="Times New Roman"/>
                  <w:sz w:val="24"/>
                  <w:szCs w:val="24"/>
                </w:rPr>
                <m:t>2</m:t>
              </m:r>
              <m:ctrlPr>
                <w:rPr>
                  <w:rFonts w:ascii="Cambria Math" w:hAnsi="Cambria Math" w:eastAsia="宋体" w:cs="Arial"/>
                  <w:sz w:val="24"/>
                  <w:szCs w:val="24"/>
                </w:rPr>
              </m:ctrlPr>
            </m:sub>
          </m:sSub>
          <m:r>
            <m:rPr/>
            <w:rPr>
              <w:rFonts w:ascii="Cambria Math" w:hAnsi="Cambria Math" w:eastAsia="宋体" w:cs="Arial"/>
              <w:sz w:val="24"/>
              <w:szCs w:val="24"/>
            </w:rPr>
            <m:t>∪⋯∪</m:t>
          </m:r>
          <m:sSub>
            <m:sSubPr>
              <m:ctrlPr>
                <w:rPr>
                  <w:rFonts w:ascii="Cambria Math" w:hAnsi="Cambria Math" w:eastAsia="宋体" w:cs="Arial"/>
                  <w:sz w:val="24"/>
                  <w:szCs w:val="24"/>
                </w:rPr>
              </m:ctrlPr>
            </m:sSubPr>
            <m:e>
              <m:r>
                <m:rPr/>
                <w:rPr>
                  <w:rFonts w:ascii="Cambria Math" w:hAnsi="Cambria Math" w:eastAsia="宋体" w:cs="Arial"/>
                  <w:sz w:val="24"/>
                  <w:szCs w:val="24"/>
                </w:rPr>
                <m:t>F</m:t>
              </m:r>
              <m:ctrlPr>
                <w:rPr>
                  <w:rFonts w:ascii="Cambria Math" w:hAnsi="Cambria Math" w:eastAsia="宋体" w:cs="Arial"/>
                  <w:sz w:val="24"/>
                  <w:szCs w:val="24"/>
                </w:rPr>
              </m:ctrlPr>
            </m:e>
            <m:sub>
              <m:sSub>
                <m:sSubPr>
                  <m:ctrlPr>
                    <w:rPr>
                      <w:rFonts w:ascii="Cambria Math" w:hAnsi="Cambria Math" w:eastAsia="宋体" w:cs="Arial"/>
                      <w:sz w:val="24"/>
                      <w:szCs w:val="24"/>
                    </w:rPr>
                  </m:ctrlPr>
                </m:sSubPr>
                <m:e>
                  <m:r>
                    <m:rPr/>
                    <w:rPr>
                      <w:rFonts w:ascii="Cambria Math" w:hAnsi="Cambria Math" w:eastAsia="宋体" w:cs="Arial"/>
                      <w:sz w:val="24"/>
                      <w:szCs w:val="24"/>
                    </w:rPr>
                    <m:t>n</m:t>
                  </m:r>
                  <m:ctrlPr>
                    <w:rPr>
                      <w:rFonts w:ascii="Cambria Math" w:hAnsi="Cambria Math" w:eastAsia="宋体" w:cs="Arial"/>
                      <w:sz w:val="24"/>
                      <w:szCs w:val="24"/>
                    </w:rPr>
                  </m:ctrlPr>
                </m:e>
                <m:sub>
                  <m:r>
                    <m:rPr/>
                    <w:rPr>
                      <w:rFonts w:ascii="Cambria Math" w:hAnsi="Cambria Math" w:eastAsia="宋体" w:cs="Arial"/>
                      <w:sz w:val="24"/>
                      <w:szCs w:val="24"/>
                    </w:rPr>
                    <m:t>F</m:t>
                  </m:r>
                  <m:ctrlPr>
                    <w:rPr>
                      <w:rFonts w:ascii="Cambria Math" w:hAnsi="Cambria Math" w:eastAsia="宋体" w:cs="Arial"/>
                      <w:sz w:val="24"/>
                      <w:szCs w:val="24"/>
                    </w:rPr>
                  </m:ctrlPr>
                </m:sub>
              </m:sSub>
              <m:ctrlPr>
                <w:rPr>
                  <w:rFonts w:ascii="Cambria Math" w:hAnsi="Cambria Math" w:eastAsia="宋体" w:cs="Arial"/>
                  <w:sz w:val="24"/>
                  <w:szCs w:val="24"/>
                </w:rPr>
              </m:ctrlPr>
            </m:sub>
          </m:sSub>
          <m:r>
            <m:rPr/>
            <w:rPr>
              <w:rFonts w:ascii="Cambria Math" w:hAnsi="Cambria Math" w:eastAsia="宋体" w:cs="Arial"/>
              <w:sz w:val="24"/>
              <w:szCs w:val="24"/>
            </w:rPr>
            <m:t>,</m:t>
          </m:r>
          <m:r>
            <m:rPr>
              <m:sty m:val="p"/>
            </m:rPr>
            <w:rPr>
              <w:rFonts w:ascii="Cambria Math" w:hAnsi="Cambria Math" w:eastAsia="宋体" w:cs="Arial"/>
              <w:sz w:val="24"/>
              <w:szCs w:val="24"/>
            </w:rPr>
            <m:t>∀</m:t>
          </m:r>
          <m:r>
            <m:rPr/>
            <w:rPr>
              <w:rFonts w:ascii="Cambria Math" w:hAnsi="Cambria Math" w:eastAsia="宋体" w:cs="Arial"/>
              <w:sz w:val="24"/>
              <w:szCs w:val="24"/>
            </w:rPr>
            <m:t>i,j≤</m:t>
          </m:r>
          <m:sSub>
            <m:sSubPr>
              <m:ctrlPr>
                <w:rPr>
                  <w:rFonts w:ascii="Cambria Math" w:hAnsi="Cambria Math" w:eastAsia="宋体" w:cs="Arial"/>
                  <w:sz w:val="24"/>
                  <w:szCs w:val="24"/>
                </w:rPr>
              </m:ctrlPr>
            </m:sSubPr>
            <m:e>
              <m:r>
                <m:rPr/>
                <w:rPr>
                  <w:rFonts w:ascii="Cambria Math" w:hAnsi="Cambria Math" w:eastAsia="宋体" w:cs="Arial"/>
                  <w:sz w:val="24"/>
                  <w:szCs w:val="24"/>
                </w:rPr>
                <m:t>n</m:t>
              </m:r>
              <m:ctrlPr>
                <w:rPr>
                  <w:rFonts w:ascii="Cambria Math" w:hAnsi="Cambria Math" w:eastAsia="宋体" w:cs="Arial"/>
                  <w:sz w:val="24"/>
                  <w:szCs w:val="24"/>
                </w:rPr>
              </m:ctrlPr>
            </m:e>
            <m:sub>
              <m:r>
                <m:rPr/>
                <w:rPr>
                  <w:rFonts w:ascii="Cambria Math" w:hAnsi="Cambria Math" w:eastAsia="宋体" w:cs="Arial"/>
                  <w:sz w:val="24"/>
                  <w:szCs w:val="24"/>
                </w:rPr>
                <m:t>F</m:t>
              </m:r>
              <m:ctrlPr>
                <w:rPr>
                  <w:rFonts w:ascii="Cambria Math" w:hAnsi="Cambria Math" w:eastAsia="宋体" w:cs="Arial"/>
                  <w:sz w:val="24"/>
                  <w:szCs w:val="24"/>
                </w:rPr>
              </m:ctrlPr>
            </m:sub>
          </m:sSub>
          <m:r>
            <m:rPr/>
            <w:rPr>
              <w:rFonts w:ascii="Cambria Math" w:hAnsi="Cambria Math" w:eastAsia="宋体" w:cs="Arial"/>
              <w:sz w:val="24"/>
              <w:szCs w:val="24"/>
            </w:rPr>
            <m:t>,</m:t>
          </m:r>
          <m:sSub>
            <m:sSubPr>
              <m:ctrlPr>
                <w:rPr>
                  <w:rFonts w:ascii="Cambria Math" w:hAnsi="Cambria Math" w:eastAsia="宋体" w:cs="Arial"/>
                  <w:sz w:val="24"/>
                  <w:szCs w:val="24"/>
                </w:rPr>
              </m:ctrlPr>
            </m:sSubPr>
            <m:e>
              <m:r>
                <m:rPr/>
                <w:rPr>
                  <w:rFonts w:ascii="Cambria Math" w:hAnsi="Cambria Math" w:eastAsia="宋体" w:cs="Arial"/>
                  <w:sz w:val="24"/>
                  <w:szCs w:val="24"/>
                </w:rPr>
                <m:t>F</m:t>
              </m:r>
              <m:ctrlPr>
                <w:rPr>
                  <w:rFonts w:ascii="Cambria Math" w:hAnsi="Cambria Math" w:eastAsia="宋体" w:cs="Arial"/>
                  <w:sz w:val="24"/>
                  <w:szCs w:val="24"/>
                </w:rPr>
              </m:ctrlPr>
            </m:e>
            <m:sub>
              <m:r>
                <m:rPr/>
                <w:rPr>
                  <w:rFonts w:ascii="Cambria Math" w:hAnsi="Cambria Math" w:eastAsia="宋体" w:cs="Arial"/>
                  <w:sz w:val="24"/>
                  <w:szCs w:val="24"/>
                </w:rPr>
                <m:t>i</m:t>
              </m:r>
              <m:ctrlPr>
                <w:rPr>
                  <w:rFonts w:ascii="Cambria Math" w:hAnsi="Cambria Math" w:eastAsia="宋体" w:cs="Arial"/>
                  <w:sz w:val="24"/>
                  <w:szCs w:val="24"/>
                </w:rPr>
              </m:ctrlPr>
            </m:sub>
          </m:sSub>
          <m:r>
            <m:rPr/>
            <w:rPr>
              <w:rFonts w:ascii="Cambria Math" w:hAnsi="Cambria Math" w:eastAsia="宋体" w:cs="Arial"/>
              <w:sz w:val="24"/>
              <w:szCs w:val="24"/>
            </w:rPr>
            <m:t>∩</m:t>
          </m:r>
          <m:sSub>
            <m:sSubPr>
              <m:ctrlPr>
                <w:rPr>
                  <w:rFonts w:ascii="Cambria Math" w:hAnsi="Cambria Math" w:eastAsia="宋体" w:cs="Arial"/>
                  <w:sz w:val="24"/>
                  <w:szCs w:val="24"/>
                </w:rPr>
              </m:ctrlPr>
            </m:sSubPr>
            <m:e>
              <m:r>
                <m:rPr/>
                <w:rPr>
                  <w:rFonts w:ascii="Cambria Math" w:hAnsi="Cambria Math" w:eastAsia="宋体" w:cs="Arial"/>
                  <w:sz w:val="24"/>
                  <w:szCs w:val="24"/>
                </w:rPr>
                <m:t>F</m:t>
              </m:r>
              <m:ctrlPr>
                <w:rPr>
                  <w:rFonts w:ascii="Cambria Math" w:hAnsi="Cambria Math" w:eastAsia="宋体" w:cs="Arial"/>
                  <w:sz w:val="24"/>
                  <w:szCs w:val="24"/>
                </w:rPr>
              </m:ctrlPr>
            </m:e>
            <m:sub>
              <m:r>
                <m:rPr/>
                <w:rPr>
                  <w:rFonts w:ascii="Cambria Math" w:hAnsi="Cambria Math" w:eastAsia="宋体" w:cs="Arial"/>
                  <w:sz w:val="24"/>
                  <w:szCs w:val="24"/>
                </w:rPr>
                <m:t>j</m:t>
              </m:r>
              <m:ctrlPr>
                <w:rPr>
                  <w:rFonts w:ascii="Cambria Math" w:hAnsi="Cambria Math" w:eastAsia="宋体" w:cs="Arial"/>
                  <w:sz w:val="24"/>
                  <w:szCs w:val="24"/>
                </w:rPr>
              </m:ctrlPr>
            </m:sub>
          </m:sSub>
          <m:r>
            <m:rPr/>
            <w:rPr>
              <w:rFonts w:ascii="Cambria Math" w:hAnsi="Cambria Math" w:eastAsia="宋体" w:cs="Arial"/>
              <w:sz w:val="24"/>
              <w:szCs w:val="24"/>
            </w:rPr>
            <m:t>=</m:t>
          </m:r>
          <m:r>
            <m:rPr>
              <m:sty m:val="p"/>
            </m:rPr>
            <w:rPr>
              <w:rFonts w:ascii="Cambria Math" w:hAnsi="Cambria Math" w:eastAsia="宋体" w:cs="Arial"/>
              <w:sz w:val="24"/>
              <w:szCs w:val="24"/>
            </w:rPr>
            <m:t>∅</m:t>
          </m:r>
        </m:oMath>
      </m:oMathPara>
    </w:p>
    <w:p w14:paraId="476DDF40">
      <w:pPr>
        <w:pStyle w:val="166"/>
        <w:keepNext/>
        <w:keepLines/>
        <w:widowControl/>
        <w:numPr>
          <w:ilvl w:val="0"/>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05" w:name="_Toc232613829"/>
      <w:bookmarkEnd w:id="105"/>
      <w:bookmarkStart w:id="106" w:name="_Toc232613279"/>
      <w:bookmarkEnd w:id="106"/>
      <w:bookmarkStart w:id="107" w:name="_Toc232613659"/>
      <w:bookmarkEnd w:id="107"/>
    </w:p>
    <w:p w14:paraId="5A744D12">
      <w:pPr>
        <w:pStyle w:val="166"/>
        <w:keepNext/>
        <w:keepLines/>
        <w:widowControl/>
        <w:numPr>
          <w:ilvl w:val="0"/>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08" w:name="_Toc232613830"/>
      <w:bookmarkEnd w:id="108"/>
      <w:bookmarkStart w:id="109" w:name="_Toc232613660"/>
      <w:bookmarkEnd w:id="109"/>
    </w:p>
    <w:p w14:paraId="14B84025">
      <w:pPr>
        <w:pStyle w:val="166"/>
        <w:keepNext/>
        <w:keepLines/>
        <w:widowControl/>
        <w:numPr>
          <w:ilvl w:val="0"/>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10" w:name="_Toc232613661"/>
      <w:bookmarkEnd w:id="110"/>
      <w:bookmarkStart w:id="111" w:name="_Toc232613831"/>
      <w:bookmarkEnd w:id="111"/>
    </w:p>
    <w:p w14:paraId="332820F3">
      <w:pPr>
        <w:pStyle w:val="166"/>
        <w:keepNext/>
        <w:keepLines/>
        <w:widowControl/>
        <w:numPr>
          <w:ilvl w:val="1"/>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12" w:name="_Toc232613832"/>
      <w:bookmarkEnd w:id="112"/>
      <w:bookmarkStart w:id="113" w:name="_Toc232613662"/>
      <w:bookmarkEnd w:id="113"/>
    </w:p>
    <w:p w14:paraId="720E5429">
      <w:pPr>
        <w:pStyle w:val="166"/>
        <w:keepNext/>
        <w:keepLines/>
        <w:widowControl/>
        <w:numPr>
          <w:ilvl w:val="1"/>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14" w:name="_Toc232613833"/>
      <w:bookmarkEnd w:id="114"/>
      <w:bookmarkStart w:id="115" w:name="_Toc232613663"/>
      <w:bookmarkEnd w:id="115"/>
    </w:p>
    <w:p w14:paraId="1303D5A5">
      <w:pPr>
        <w:pStyle w:val="166"/>
        <w:keepNext/>
        <w:keepLines/>
        <w:widowControl/>
        <w:numPr>
          <w:ilvl w:val="1"/>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16" w:name="_Toc232613664"/>
      <w:bookmarkEnd w:id="116"/>
      <w:bookmarkStart w:id="117" w:name="_Toc232613834"/>
      <w:bookmarkEnd w:id="117"/>
    </w:p>
    <w:p w14:paraId="36936919">
      <w:pPr>
        <w:pStyle w:val="166"/>
        <w:keepNext/>
        <w:keepLines/>
        <w:widowControl/>
        <w:numPr>
          <w:ilvl w:val="2"/>
          <w:numId w:val="28"/>
        </w:numPr>
        <w:spacing w:before="140" w:line="360" w:lineRule="auto"/>
        <w:ind w:firstLineChars="0"/>
        <w:jc w:val="left"/>
        <w:outlineLvl w:val="2"/>
        <w:rPr>
          <w:rFonts w:hint="eastAsia" w:ascii="Times New Roman" w:hAnsi="Times New Roman" w:eastAsia="黑体" w:cs="Times New Roman"/>
          <w:b/>
          <w:vanish/>
          <w:sz w:val="28"/>
          <w:szCs w:val="20"/>
        </w:rPr>
      </w:pPr>
      <w:bookmarkStart w:id="118" w:name="_Toc232613665"/>
      <w:bookmarkEnd w:id="118"/>
      <w:bookmarkStart w:id="119" w:name="_Toc232613835"/>
      <w:bookmarkEnd w:id="119"/>
    </w:p>
    <w:p w14:paraId="515D7941">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20" w:name="_Toc232613836"/>
      <w:r>
        <w:rPr>
          <w:rFonts w:hint="eastAsia" w:ascii="Times New Roman" w:hAnsi="Times New Roman" w:eastAsia="黑体" w:cs="Times New Roman"/>
          <w:b/>
          <w:sz w:val="28"/>
          <w:szCs w:val="20"/>
        </w:rPr>
        <w:t>任意有向流形上的图计算</w:t>
      </w:r>
      <w:bookmarkEnd w:id="120"/>
      <w:r>
        <w:rPr>
          <w:rFonts w:ascii="Times New Roman" w:hAnsi="Times New Roman" w:eastAsia="黑体" w:cs="Times New Roman"/>
          <w:b/>
          <w:sz w:val="28"/>
          <w:szCs w:val="20"/>
        </w:rPr>
        <w:t xml:space="preserve"> </w:t>
      </w:r>
    </w:p>
    <w:p w14:paraId="60E1B848">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定理 </w:t>
      </w:r>
      <w:r>
        <w:rPr>
          <w:rFonts w:ascii="Times New Roman" w:hAnsi="Times New Roman" w:eastAsia="宋体" w:cs="Times New Roman"/>
          <w:sz w:val="24"/>
          <w:szCs w:val="24"/>
        </w:rPr>
        <w:t>1</w:t>
      </w:r>
      <w:r>
        <w:rPr>
          <w:rFonts w:ascii="Times New Roman" w:hAnsi="Times New Roman" w:eastAsia="宋体" w:cs="Arial"/>
          <w:sz w:val="24"/>
          <w:szCs w:val="24"/>
        </w:rPr>
        <w:t>​ 始终是凸球面多边形。</w:t>
      </w:r>
    </w:p>
    <w:p w14:paraId="4E679851">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证明</w:t>
      </w:r>
      <w:r>
        <w:rPr>
          <w:rFonts w:hint="eastAsia" w:ascii="Times New Roman" w:hAnsi="Times New Roman" w:eastAsia="宋体" w:cs="Arial"/>
          <w:sz w:val="24"/>
          <w:szCs w:val="24"/>
        </w:rPr>
        <w:t>：</w:t>
      </w:r>
      <w:r>
        <w:rPr>
          <w:rFonts w:ascii="Times New Roman" w:hAnsi="Times New Roman" w:eastAsia="宋体" w:cs="Arial"/>
          <w:sz w:val="24"/>
          <w:szCs w:val="24"/>
        </w:rPr>
        <w:t xml:space="preserve">首先，半球冠是球面上最简单的凸多边形；同一半球面上两点的测地线（最短路径）必然落在半球内部。其次，是若干个半球冠的交集。因此，始终是凸球面多边形。 </w:t>
      </w:r>
    </w:p>
    <w:p w14:paraId="774B466C">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引理 </w:t>
      </w:r>
      <w:r>
        <w:rPr>
          <w:rFonts w:ascii="Times New Roman" w:hAnsi="Times New Roman" w:eastAsia="宋体" w:cs="Times New Roman"/>
          <w:sz w:val="24"/>
          <w:szCs w:val="24"/>
        </w:rPr>
        <w:t>1</w:t>
      </w:r>
      <w:r>
        <w:rPr>
          <w:rFonts w:ascii="Times New Roman" w:hAnsi="Times New Roman" w:eastAsia="宋体" w:cs="Arial"/>
          <w:sz w:val="24"/>
          <w:szCs w:val="24"/>
        </w:rPr>
        <w:t>​ 对于</w:t>
      </w:r>
      <m:oMath>
        <m:r>
          <m:rPr>
            <m:sty m:val="p"/>
            <m:scr m:val="double-struck"/>
          </m:rPr>
          <w:rPr>
            <w:rFonts w:ascii="Cambria Math" w:hAnsi="Cambria Math"/>
          </w:rPr>
          <m:t>F'</m:t>
        </m:r>
      </m:oMath>
      <w:r>
        <w:rPr>
          <w:rFonts w:ascii="Times New Roman" w:hAnsi="Times New Roman" w:eastAsia="宋体" w:cs="Arial"/>
          <w:sz w:val="24"/>
          <w:szCs w:val="24"/>
        </w:rPr>
        <w:t xml:space="preserve">中无凸脊的任意两点 </w:t>
      </w:r>
      <m:oMath>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，由点</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及其连线</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构成的图</w:t>
      </w:r>
      <m:oMath>
        <m:r>
          <m:rPr/>
          <w:rPr>
            <w:rFonts w:ascii="Cambria Math" w:hAnsi="Cambria Math"/>
          </w:rPr>
          <m:t>G</m:t>
        </m:r>
      </m:oMath>
      <w:r>
        <w:rPr>
          <w:rFonts w:ascii="Times New Roman" w:hAnsi="Times New Roman" w:eastAsia="宋体" w:cs="Arial"/>
          <w:sz w:val="24"/>
          <w:szCs w:val="24"/>
        </w:rPr>
        <w:t xml:space="preserve">构成问题 </w:t>
      </w:r>
      <w:r>
        <w:rPr>
          <w:rFonts w:ascii="Times New Roman" w:hAnsi="Times New Roman" w:eastAsia="宋体" w:cs="Times New Roman"/>
          <w:sz w:val="24"/>
          <w:szCs w:val="24"/>
        </w:rPr>
        <w:t>3</w:t>
      </w:r>
      <w:r>
        <w:rPr>
          <w:rFonts w:ascii="Times New Roman" w:hAnsi="Times New Roman" w:eastAsia="宋体" w:cs="Arial"/>
          <w:sz w:val="24"/>
          <w:szCs w:val="24"/>
        </w:rPr>
        <w:t>的一个可行解。</w:t>
      </w:r>
    </w:p>
    <w:p w14:paraId="1DD985C3">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证明</w:t>
      </w:r>
      <w:r>
        <w:rPr>
          <w:rFonts w:hint="eastAsia" w:ascii="Times New Roman" w:hAnsi="Times New Roman" w:eastAsia="宋体" w:cs="Arial"/>
          <w:sz w:val="24"/>
          <w:szCs w:val="24"/>
        </w:rPr>
        <w:t>：</w:t>
      </w:r>
      <w:r>
        <w:rPr>
          <w:rFonts w:ascii="Times New Roman" w:hAnsi="Times New Roman" w:eastAsia="宋体" w:cs="Arial"/>
          <w:sz w:val="24"/>
          <w:szCs w:val="24"/>
        </w:rPr>
        <w:t>图</w:t>
      </w:r>
      <w:r>
        <w:rPr>
          <w:rFonts w:hint="eastAsia" w:ascii="Times New Roman" w:hAnsi="Times New Roman" w:eastAsia="宋体" w:cs="Times New Roman"/>
          <w:sz w:val="24"/>
          <w:szCs w:val="24"/>
        </w:rPr>
        <w:t>25</w:t>
      </w:r>
      <w:r>
        <w:rPr>
          <w:rFonts w:ascii="Times New Roman" w:hAnsi="Times New Roman" w:eastAsia="宋体" w:cs="Arial"/>
          <w:sz w:val="24"/>
          <w:szCs w:val="24"/>
        </w:rPr>
        <w:t xml:space="preserve">展示了仅包含三条凹脊的 简单示意图。在此情形下，问题 </w:t>
      </w:r>
      <w:r>
        <w:rPr>
          <w:rFonts w:ascii="Times New Roman" w:hAnsi="Times New Roman" w:eastAsia="宋体" w:cs="Times New Roman"/>
          <w:sz w:val="24"/>
          <w:szCs w:val="24"/>
        </w:rPr>
        <w:t>3</w:t>
      </w:r>
      <w:r>
        <w:rPr>
          <w:rFonts w:ascii="Times New Roman" w:hAnsi="Times New Roman" w:eastAsia="宋体" w:cs="Arial"/>
          <w:sz w:val="24"/>
          <w:szCs w:val="24"/>
        </w:rPr>
        <w:t xml:space="preserve"> 的两个条件可分别证明如下：</w:t>
      </w:r>
    </w:p>
    <w:p w14:paraId="3CED4C4D">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（法向–面片可视性）​ 根据“可视区域”与“可行区域”的定义，当无凸脊时，显然</w:t>
      </w:r>
      <m:oMath>
        <m:r>
          <m:rPr>
            <m:sty m:val="p"/>
            <m:scr m:val="double-struck"/>
          </m:rPr>
          <w:rPr>
            <w:rFonts w:ascii="Cambria Math" w:hAnsi="Cambria Math"/>
          </w:rPr>
          <m:t>F'=V'</m:t>
        </m:r>
      </m:oMath>
      <w:r>
        <w:rPr>
          <w:rFonts w:ascii="Times New Roman" w:hAnsi="Times New Roman" w:eastAsia="宋体" w:cs="Arial"/>
          <w:sz w:val="24"/>
          <w:szCs w:val="24"/>
        </w:rPr>
        <w:t>。因此，</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r>
          <m:rPr>
            <m:sty m:val="p"/>
            <m:scr m:val="double-struck"/>
          </m:rPr>
          <w:rPr>
            <w:rFonts w:ascii="Cambria Math" w:hAnsi="Cambria Math"/>
          </w:rPr>
          <m:t>∈V'</m:t>
        </m:r>
      </m:oMath>
      <w:r>
        <w:rPr>
          <w:rFonts w:ascii="Times New Roman" w:hAnsi="Times New Roman" w:eastAsia="宋体" w:cs="Arial"/>
          <w:sz w:val="24"/>
          <w:szCs w:val="24"/>
        </w:rPr>
        <w:t>必然对有序流形中的面片可视。</w:t>
      </w:r>
    </w:p>
    <w:p w14:paraId="7695043B">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（法向–法向可视性）​</w:t>
      </w:r>
      <w:r>
        <w:rPr>
          <w:rFonts w:ascii="Cambria Math" w:hAnsi="Cambria Math"/>
        </w:rPr>
        <w:t xml:space="preserve"> </w:t>
      </w:r>
      <m:oMath>
        <m:r>
          <m:rPr>
            <m:sty m:val="p"/>
            <m:scr m:val="double-struck"/>
          </m:rPr>
          <w:rPr>
            <w:rFonts w:ascii="Cambria Math" w:hAnsi="Cambria Math"/>
          </w:rPr>
          <m:t>V'</m:t>
        </m:r>
      </m:oMath>
      <w:r>
        <w:rPr>
          <w:rFonts w:ascii="Times New Roman" w:hAnsi="Times New Roman" w:eastAsia="宋体" w:cs="Arial"/>
          <w:sz w:val="24"/>
          <w:szCs w:val="24"/>
        </w:rPr>
        <w:t>是球面凸多边形。根据凸集的定义，边</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必然位于</w:t>
      </w:r>
      <m:oMath>
        <m:r>
          <m:rPr>
            <m:sty m:val="p"/>
            <m:scr m:val="double-struck"/>
          </m:rPr>
          <w:rPr>
            <w:rFonts w:ascii="Cambria Math" w:hAnsi="Cambria Math"/>
          </w:rPr>
          <m:t>F'</m:t>
        </m:r>
      </m:oMath>
      <w:r>
        <w:rPr>
          <w:rFonts w:ascii="Times New Roman" w:hAnsi="Times New Roman" w:eastAsia="宋体" w:cs="Arial"/>
          <w:sz w:val="24"/>
          <w:szCs w:val="24"/>
        </w:rPr>
        <w:t>内部。</w:t>
      </w:r>
    </w:p>
    <w:p w14:paraId="48185ECF">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基于引理 </w:t>
      </w:r>
      <w:r>
        <w:rPr>
          <w:rFonts w:ascii="Times New Roman" w:hAnsi="Times New Roman" w:eastAsia="宋体" w:cs="Times New Roman"/>
          <w:sz w:val="24"/>
          <w:szCs w:val="24"/>
        </w:rPr>
        <w:t>1</w:t>
      </w:r>
      <w:r>
        <w:rPr>
          <w:rFonts w:ascii="Times New Roman" w:hAnsi="Times New Roman" w:eastAsia="宋体" w:cs="Arial"/>
          <w:sz w:val="24"/>
          <w:szCs w:val="24"/>
        </w:rPr>
        <w:t>，我们可以针对含两条凸脊的有向流形，找到其基础解：</w:t>
      </w:r>
    </w:p>
    <w:p w14:paraId="3D2B9EEE">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5939790" cy="1584325"/>
            <wp:effectExtent l="0" t="0" r="3810" b="0"/>
            <wp:docPr id="21279527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2781" name="图片 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a:xfrm>
                      <a:off x="0" y="0"/>
                      <a:ext cx="5939790" cy="1584325"/>
                    </a:xfrm>
                    <a:prstGeom prst="rect">
                      <a:avLst/>
                    </a:prstGeom>
                    <a:noFill/>
                    <a:ln>
                      <a:noFill/>
                    </a:ln>
                  </pic:spPr>
                </pic:pic>
              </a:graphicData>
            </a:graphic>
          </wp:inline>
        </w:drawing>
      </w:r>
    </w:p>
    <w:p w14:paraId="609E51E7">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5939790" cy="3050540"/>
            <wp:effectExtent l="0" t="0" r="3810" b="0"/>
            <wp:docPr id="994640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40551" name="图片 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5939790" cy="3050540"/>
                    </a:xfrm>
                    <a:prstGeom prst="rect">
                      <a:avLst/>
                    </a:prstGeom>
                    <a:noFill/>
                    <a:ln>
                      <a:noFill/>
                    </a:ln>
                  </pic:spPr>
                </pic:pic>
              </a:graphicData>
            </a:graphic>
          </wp:inline>
        </w:drawing>
      </w:r>
    </w:p>
    <w:p w14:paraId="1E99B013">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23</w:t>
      </w:r>
      <w:r>
        <w:rPr>
          <w:rFonts w:hint="eastAsia" w:ascii="宋体" w:hAnsi="宋体" w:eastAsia="宋体"/>
          <w:b w:val="0"/>
          <w:bCs/>
        </w:rPr>
        <w:fldChar w:fldCharType="end"/>
      </w:r>
      <w:r>
        <w:rPr>
          <w:rFonts w:ascii="宋体" w:hAnsi="宋体" w:eastAsia="宋体"/>
          <w:b w:val="0"/>
          <w:bCs/>
        </w:rPr>
        <w:t>两立方体交接处装配点的有向流形球面表示。(</w:t>
      </w:r>
      <w:r>
        <w:rPr>
          <w:rFonts w:ascii="Times New Roman" w:hAnsi="Times New Roman" w:eastAsia="宋体" w:cs="Times New Roman"/>
          <w:b w:val="0"/>
          <w:bCs/>
        </w:rPr>
        <w:t>A</w:t>
      </w:r>
      <w:r>
        <w:rPr>
          <w:rFonts w:ascii="宋体" w:hAnsi="宋体" w:eastAsia="宋体"/>
          <w:b w:val="0"/>
          <w:bCs/>
        </w:rPr>
        <w:t>) 几何概览；该有向流形包含两条凸脊与两条凹脊。(</w:t>
      </w:r>
      <w:r>
        <w:rPr>
          <w:rFonts w:ascii="Times New Roman" w:hAnsi="Times New Roman" w:eastAsia="宋体" w:cs="Times New Roman"/>
          <w:b w:val="0"/>
          <w:bCs/>
        </w:rPr>
        <w:t>B</w:t>
      </w:r>
      <w:r>
        <w:rPr>
          <w:rFonts w:ascii="宋体" w:hAnsi="宋体" w:eastAsia="宋体"/>
          <w:b w:val="0"/>
          <w:bCs/>
        </w:rPr>
        <w:t>) 凸脊的角平分线（粗虚线）、有向流形边界的延伸线（点划线）以及可能的法向位置（红点）。(</w:t>
      </w:r>
      <w:r>
        <w:rPr>
          <w:rFonts w:ascii="Times New Roman" w:hAnsi="Times New Roman" w:eastAsia="宋体" w:cs="Times New Roman"/>
          <w:b w:val="0"/>
          <w:bCs/>
        </w:rPr>
        <w:t>C</w:t>
      </w:r>
      <w:r>
        <w:rPr>
          <w:rFonts w:ascii="宋体" w:hAnsi="宋体" w:eastAsia="宋体"/>
          <w:b w:val="0"/>
          <w:bCs/>
        </w:rPr>
        <w:t>) 图 中的虚拟法向（红色箭头）与拓扑连接（红色弧线）。(</w:t>
      </w:r>
      <w:r>
        <w:rPr>
          <w:rFonts w:ascii="Times New Roman" w:hAnsi="Times New Roman" w:eastAsia="宋体" w:cs="Times New Roman"/>
          <w:b w:val="0"/>
          <w:bCs/>
        </w:rPr>
        <w:t>D</w:t>
      </w:r>
      <w:r>
        <w:rPr>
          <w:rFonts w:ascii="宋体" w:hAnsi="宋体" w:eastAsia="宋体"/>
          <w:b w:val="0"/>
          <w:bCs/>
        </w:rPr>
        <w:t xml:space="preserve">) </w:t>
      </w:r>
      <w:r>
        <w:rPr>
          <w:rFonts w:ascii="Times New Roman" w:hAnsi="Times New Roman" w:eastAsia="宋体" w:cs="Times New Roman"/>
          <w:b w:val="0"/>
          <w:bCs/>
        </w:rPr>
        <w:t>A</w:t>
      </w:r>
      <w:r>
        <w:rPr>
          <w:rFonts w:ascii="宋体" w:hAnsi="宋体" w:eastAsia="宋体"/>
          <w:b w:val="0"/>
          <w:bCs/>
        </w:rPr>
        <w:t xml:space="preserve"> 的二维示意图。(</w:t>
      </w:r>
      <w:r>
        <w:rPr>
          <w:rFonts w:ascii="Times New Roman" w:hAnsi="Times New Roman" w:eastAsia="宋体" w:cs="Times New Roman"/>
          <w:b w:val="0"/>
          <w:bCs/>
        </w:rPr>
        <w:t>E</w:t>
      </w:r>
      <w:r>
        <w:rPr>
          <w:rFonts w:ascii="宋体" w:hAnsi="宋体" w:eastAsia="宋体"/>
          <w:b w:val="0"/>
          <w:bCs/>
        </w:rPr>
        <w:t xml:space="preserve">) 带区域划分的 </w:t>
      </w:r>
      <w:r>
        <w:rPr>
          <w:rFonts w:ascii="Times New Roman" w:hAnsi="Times New Roman" w:eastAsia="宋体" w:cs="Times New Roman"/>
          <w:b w:val="0"/>
          <w:bCs/>
        </w:rPr>
        <w:t>B</w:t>
      </w:r>
      <w:r>
        <w:rPr>
          <w:rFonts w:ascii="宋体" w:hAnsi="宋体" w:eastAsia="宋体"/>
          <w:b w:val="0"/>
          <w:bCs/>
        </w:rPr>
        <w:t xml:space="preserve"> 的二维示意图。(</w:t>
      </w:r>
      <w:r>
        <w:rPr>
          <w:rFonts w:ascii="Times New Roman" w:hAnsi="Times New Roman" w:eastAsia="宋体" w:cs="Times New Roman"/>
          <w:b w:val="0"/>
          <w:bCs/>
        </w:rPr>
        <w:t>F</w:t>
      </w:r>
      <w:r>
        <w:rPr>
          <w:rFonts w:ascii="宋体" w:hAnsi="宋体" w:eastAsia="宋体"/>
          <w:b w:val="0"/>
          <w:bCs/>
        </w:rPr>
        <w:t xml:space="preserve">) </w:t>
      </w:r>
      <w:r>
        <w:rPr>
          <w:rFonts w:ascii="Times New Roman" w:hAnsi="Times New Roman" w:eastAsia="宋体" w:cs="Times New Roman"/>
          <w:b w:val="0"/>
          <w:bCs/>
        </w:rPr>
        <w:t>C</w:t>
      </w:r>
      <w:r>
        <w:rPr>
          <w:rFonts w:ascii="宋体" w:hAnsi="宋体" w:eastAsia="宋体"/>
          <w:b w:val="0"/>
          <w:bCs/>
        </w:rPr>
        <w:t xml:space="preserve"> 的二维示意图。</w:t>
      </w:r>
    </w:p>
    <w:p w14:paraId="1D1D2F23">
      <w:pPr>
        <w:widowControl/>
        <w:spacing w:after="120" w:afterLines="50" w:line="360" w:lineRule="auto"/>
        <w:jc w:val="center"/>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2886075" cy="2466975"/>
            <wp:effectExtent l="0" t="0" r="9525" b="9525"/>
            <wp:docPr id="18815573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7353" name="图片 4"/>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2886075" cy="2466975"/>
                    </a:xfrm>
                    <a:prstGeom prst="rect">
                      <a:avLst/>
                    </a:prstGeom>
                    <a:noFill/>
                    <a:ln>
                      <a:noFill/>
                    </a:ln>
                  </pic:spPr>
                </pic:pic>
              </a:graphicData>
            </a:graphic>
          </wp:inline>
        </w:drawing>
      </w:r>
    </w:p>
    <w:p w14:paraId="341804D7">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24</w:t>
      </w:r>
      <w:r>
        <w:rPr>
          <w:rFonts w:hint="eastAsia" w:ascii="宋体" w:hAnsi="宋体" w:eastAsia="宋体"/>
          <w:b w:val="0"/>
          <w:bCs/>
        </w:rPr>
        <w:fldChar w:fldCharType="end"/>
      </w:r>
      <w:r>
        <w:rPr>
          <w:rFonts w:ascii="宋体" w:hAnsi="宋体" w:eastAsia="宋体"/>
          <w:b w:val="0"/>
          <w:bCs/>
        </w:rPr>
        <w:t>含图</w:t>
      </w:r>
      <w:r>
        <w:rPr>
          <w:rFonts w:ascii="Times New Roman" w:hAnsi="Times New Roman" w:eastAsia="宋体" w:cs="Times New Roman"/>
          <w:b w:val="0"/>
          <w:bCs/>
        </w:rPr>
        <w:t>G</w:t>
      </w:r>
      <w:r>
        <w:rPr>
          <w:rFonts w:ascii="宋体" w:hAnsi="宋体" w:eastAsia="宋体"/>
          <w:b w:val="0"/>
          <w:bCs/>
        </w:rPr>
        <w:t>的球面凸多边形二维示意图。</w:t>
      </w:r>
      <m:oMath>
        <m:sSub>
          <m:sSubPr>
            <m:ctrlPr>
              <w:rPr>
                <w:rFonts w:ascii="Cambria Math" w:hAnsi="Cambria Math" w:eastAsia="宋体"/>
                <w:b w:val="0"/>
                <w:bCs/>
              </w:rPr>
            </m:ctrlPr>
          </m:sSubPr>
          <m:e>
            <m:r>
              <m:rPr>
                <m:sty m:val="bi"/>
              </m:rPr>
              <w:rPr>
                <w:rFonts w:hint="eastAsia" w:ascii="Cambria Math" w:hAnsi="Cambria Math" w:eastAsia="宋体"/>
              </w:rPr>
              <m:t>p</m:t>
            </m:r>
            <m:ctrlPr>
              <w:rPr>
                <w:rFonts w:ascii="Cambria Math" w:hAnsi="Cambria Math" w:eastAsia="宋体"/>
                <w:b w:val="0"/>
                <w:bCs/>
              </w:rPr>
            </m:ctrlPr>
          </m:e>
          <m:sub>
            <m:r>
              <m:rPr>
                <m:sty m:val="b"/>
              </m:rPr>
              <w:rPr>
                <w:rFonts w:ascii="Cambria Math" w:hAnsi="Cambria Math" w:eastAsia="宋体"/>
              </w:rPr>
              <m:t>1</m:t>
            </m:r>
            <m:ctrlPr>
              <w:rPr>
                <w:rFonts w:ascii="Cambria Math" w:hAnsi="Cambria Math" w:eastAsia="宋体"/>
                <w:b w:val="0"/>
                <w:bCs/>
              </w:rPr>
            </m:ctrlPr>
          </m:sub>
        </m:sSub>
      </m:oMath>
      <w:r>
        <w:rPr>
          <w:rFonts w:ascii="宋体" w:hAnsi="宋体" w:eastAsia="宋体"/>
          <w:b w:val="0"/>
          <w:bCs/>
        </w:rPr>
        <w:t>与</w:t>
      </w:r>
      <m:oMath>
        <m:sSub>
          <m:sSubPr>
            <m:ctrlPr>
              <w:rPr>
                <w:rFonts w:ascii="Cambria Math" w:hAnsi="Cambria Math" w:eastAsia="宋体"/>
                <w:b w:val="0"/>
                <w:bCs/>
              </w:rPr>
            </m:ctrlPr>
          </m:sSubPr>
          <m:e>
            <m:r>
              <m:rPr>
                <m:sty m:val="bi"/>
              </m:rPr>
              <w:rPr>
                <w:rFonts w:hint="eastAsia" w:ascii="Cambria Math" w:hAnsi="Cambria Math" w:eastAsia="宋体"/>
              </w:rPr>
              <m:t>p</m:t>
            </m:r>
            <m:ctrlPr>
              <w:rPr>
                <w:rFonts w:ascii="Cambria Math" w:hAnsi="Cambria Math" w:eastAsia="宋体"/>
                <w:b w:val="0"/>
                <w:bCs/>
              </w:rPr>
            </m:ctrlPr>
          </m:e>
          <m:sub>
            <m:r>
              <m:rPr>
                <m:sty m:val="b"/>
              </m:rPr>
              <w:rPr>
                <w:rFonts w:ascii="Cambria Math" w:hAnsi="Cambria Math" w:eastAsia="宋体"/>
              </w:rPr>
              <m:t>2</m:t>
            </m:r>
            <m:ctrlPr>
              <w:rPr>
                <w:rFonts w:ascii="Cambria Math" w:hAnsi="Cambria Math" w:eastAsia="宋体"/>
                <w:b w:val="0"/>
                <w:bCs/>
              </w:rPr>
            </m:ctrlPr>
          </m:sub>
        </m:sSub>
      </m:oMath>
      <w:r>
        <w:rPr>
          <w:rFonts w:ascii="宋体" w:hAnsi="宋体" w:eastAsia="宋体"/>
          <w:b w:val="0"/>
          <w:bCs/>
        </w:rPr>
        <w:t>位于该区域内部。</w:t>
      </w:r>
    </w:p>
    <w:p w14:paraId="4844E419">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引理 </w:t>
      </w:r>
      <w:r>
        <w:rPr>
          <w:rFonts w:ascii="Times New Roman" w:hAnsi="Times New Roman" w:eastAsia="宋体" w:cs="Times New Roman"/>
          <w:sz w:val="24"/>
          <w:szCs w:val="24"/>
        </w:rPr>
        <w:t>2</w:t>
      </w:r>
      <w:r>
        <w:rPr>
          <w:rFonts w:ascii="Times New Roman" w:hAnsi="Times New Roman" w:eastAsia="宋体" w:cs="Arial"/>
          <w:sz w:val="24"/>
          <w:szCs w:val="24"/>
        </w:rPr>
        <w:t>.​ 若在</w:t>
      </w:r>
      <m:oMath>
        <m:sSup>
          <m:sSupPr>
            <m:ctrlPr>
              <w:rPr>
                <w:rFonts w:ascii="Cambria Math" w:hAnsi="Cambria Math"/>
              </w:rPr>
            </m:ctrlPr>
          </m:sSupPr>
          <m:e>
            <m:r>
              <m:rPr>
                <m:sty m:val="p"/>
                <m:scr m:val="double-struck"/>
              </m:rPr>
              <w:rPr>
                <w:rFonts w:ascii="Cambria Math" w:hAnsi="Cambria Math"/>
              </w:rPr>
              <m:t>F</m:t>
            </m:r>
            <m:ctrlPr>
              <w:rPr>
                <w:rFonts w:ascii="Cambria Math" w:hAnsi="Cambria Math"/>
              </w:rPr>
            </m:ctrlPr>
          </m:e>
          <m:sup>
            <m:r>
              <m:rPr/>
              <w:rPr>
                <w:rFonts w:ascii="Cambria Math" w:hAnsi="Cambria Math"/>
              </w:rPr>
              <m:t>r</m:t>
            </m:r>
            <m:ctrlPr>
              <w:rPr>
                <w:rFonts w:ascii="Cambria Math" w:hAnsi="Cambria Math"/>
              </w:rPr>
            </m:ctrlPr>
          </m:sup>
        </m:sSup>
      </m:oMath>
      <w:r>
        <w:rPr>
          <w:rFonts w:ascii="Times New Roman" w:hAnsi="Times New Roman" w:eastAsia="宋体" w:cs="Arial"/>
          <w:sz w:val="24"/>
          <w:szCs w:val="24"/>
        </w:rPr>
        <w:t>中的两点</w:t>
      </w:r>
      <m:oMath>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 xml:space="preserve">之间仅有两条凸脊，则问题 </w:t>
      </w:r>
      <w:r>
        <w:rPr>
          <w:rFonts w:ascii="Times New Roman" w:hAnsi="Times New Roman" w:eastAsia="宋体" w:cs="Times New Roman"/>
          <w:sz w:val="24"/>
          <w:szCs w:val="24"/>
        </w:rPr>
        <w:t>3</w:t>
      </w:r>
      <w:r>
        <w:rPr>
          <w:rFonts w:ascii="Times New Roman" w:hAnsi="Times New Roman" w:eastAsia="宋体" w:cs="Arial"/>
          <w:sz w:val="24"/>
          <w:szCs w:val="24"/>
        </w:rPr>
        <w:t>​ 总是可以在不超过两个法向的情况下求解。</w:t>
      </w:r>
    </w:p>
    <w:p w14:paraId="15EF741E">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证明.图</w:t>
      </w:r>
      <w:r>
        <w:rPr>
          <w:rFonts w:hint="eastAsia" w:ascii="Times New Roman" w:hAnsi="Times New Roman" w:eastAsia="宋体" w:cs="Times New Roman"/>
          <w:sz w:val="24"/>
          <w:szCs w:val="24"/>
        </w:rPr>
        <w:t>23</w:t>
      </w:r>
      <w:r>
        <w:rPr>
          <w:rFonts w:ascii="Times New Roman" w:hAnsi="Times New Roman" w:eastAsia="宋体" w:cs="Arial"/>
          <w:sz w:val="24"/>
          <w:szCs w:val="24"/>
        </w:rPr>
        <w:t>展示了一个包含两条凸脊的有向流形的简单示意图。对于每条凸脊，从其对应的</w:t>
      </w:r>
      <m:oMath>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F</m:t>
            </m:r>
            <m:ctrlPr>
              <w:rPr>
                <w:rFonts w:ascii="Cambria Math" w:hAnsi="Cambria Math"/>
              </w:rPr>
            </m:ctrlPr>
          </m:e>
          <m:sup>
            <m:r>
              <m:rPr/>
              <w:rPr>
                <w:rFonts w:ascii="Cambria Math" w:hAnsi="Cambria Math"/>
              </w:rPr>
              <m:t>r</m:t>
            </m:r>
            <m:ctrlPr>
              <w:rPr>
                <w:rFonts w:ascii="Cambria Math" w:hAnsi="Cambria Math"/>
              </w:rPr>
            </m:ctrlPr>
          </m:sup>
        </m:sSup>
      </m:oMath>
      <w:r>
        <w:rPr>
          <w:rFonts w:ascii="Times New Roman" w:hAnsi="Times New Roman" w:eastAsia="宋体" w:cs="Arial"/>
          <w:sz w:val="24"/>
          <w:szCs w:val="24"/>
        </w:rPr>
        <w:t>顶点处发出一条角平分线，直至其与</w:t>
      </w:r>
      <m:oMath>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F</m:t>
            </m:r>
            <m:ctrlPr>
              <w:rPr>
                <w:rFonts w:ascii="Cambria Math" w:hAnsi="Cambria Math"/>
              </w:rPr>
            </m:ctrlPr>
          </m:e>
          <m:sup>
            <m:r>
              <m:rPr/>
              <w:rPr>
                <w:rFonts w:ascii="Cambria Math" w:hAnsi="Cambria Math"/>
              </w:rPr>
              <m:t>r</m:t>
            </m:r>
            <m:ctrlPr>
              <w:rPr>
                <w:rFonts w:ascii="Cambria Math" w:hAnsi="Cambria Math"/>
              </w:rPr>
            </m:ctrlPr>
          </m:sup>
        </m:sSup>
      </m:oMath>
      <w:r>
        <w:rPr>
          <w:rFonts w:ascii="Times New Roman" w:hAnsi="Times New Roman" w:eastAsia="宋体" w:cs="Arial"/>
          <w:sz w:val="24"/>
          <w:szCs w:val="24"/>
        </w:rPr>
        <w:t xml:space="preserve">或其他角平分线相交。角平分线以粗虚线标示，如图 </w:t>
      </w:r>
      <w:r>
        <w:rPr>
          <w:rFonts w:hint="eastAsia" w:ascii="Times New Roman" w:hAnsi="Times New Roman" w:eastAsia="宋体" w:cs="Times New Roman"/>
          <w:sz w:val="24"/>
          <w:szCs w:val="24"/>
        </w:rPr>
        <w:t>23</w:t>
      </w:r>
      <w:r>
        <w:rPr>
          <w:rFonts w:ascii="Times New Roman" w:hAnsi="Times New Roman" w:eastAsia="宋体" w:cs="Times New Roman"/>
          <w:sz w:val="24"/>
          <w:szCs w:val="24"/>
        </w:rPr>
        <w:t>B</w:t>
      </w:r>
      <w:r>
        <w:rPr>
          <w:rFonts w:ascii="Times New Roman" w:hAnsi="Times New Roman" w:eastAsia="宋体" w:cs="Arial"/>
          <w:sz w:val="24"/>
          <w:szCs w:val="24"/>
        </w:rPr>
        <w:t>（三维视角）和图</w:t>
      </w:r>
      <w:r>
        <w:rPr>
          <w:rFonts w:hint="eastAsia" w:ascii="Times New Roman" w:hAnsi="Times New Roman" w:eastAsia="宋体" w:cs="Times New Roman"/>
          <w:sz w:val="24"/>
          <w:szCs w:val="24"/>
        </w:rPr>
        <w:t>23</w:t>
      </w:r>
      <w:r>
        <w:rPr>
          <w:rFonts w:ascii="Times New Roman" w:hAnsi="Times New Roman" w:eastAsia="宋体" w:cs="Times New Roman"/>
          <w:sz w:val="24"/>
          <w:szCs w:val="24"/>
        </w:rPr>
        <w:t>E</w:t>
      </w:r>
      <w:r>
        <w:rPr>
          <w:rFonts w:ascii="Times New Roman" w:hAnsi="Times New Roman" w:eastAsia="宋体" w:cs="Arial"/>
          <w:sz w:val="24"/>
          <w:szCs w:val="24"/>
        </w:rPr>
        <w:t>（二维视角）所示。在这种情况下，将被划分为三个凸壳区域（如图</w:t>
      </w:r>
      <w:r>
        <w:rPr>
          <w:rFonts w:hint="eastAsia" w:ascii="Times New Roman" w:hAnsi="Times New Roman" w:eastAsia="宋体" w:cs="Times New Roman"/>
          <w:sz w:val="24"/>
          <w:szCs w:val="24"/>
        </w:rPr>
        <w:t>23</w:t>
      </w:r>
      <w:r>
        <w:rPr>
          <w:rFonts w:ascii="Times New Roman" w:hAnsi="Times New Roman" w:eastAsia="宋体" w:cs="Times New Roman"/>
          <w:sz w:val="24"/>
          <w:szCs w:val="24"/>
        </w:rPr>
        <w:t>E</w:t>
      </w:r>
      <w:r>
        <w:rPr>
          <w:rFonts w:ascii="Times New Roman" w:hAnsi="Times New Roman" w:eastAsia="宋体" w:cs="Arial"/>
          <w:sz w:val="24"/>
          <w:szCs w:val="24"/>
        </w:rPr>
        <w:t xml:space="preserve"> 所示的区域 </w:t>
      </w:r>
      <w:r>
        <w:rPr>
          <w:rFonts w:ascii="Times New Roman" w:hAnsi="Times New Roman" w:eastAsia="宋体" w:cs="Times New Roman"/>
          <w:sz w:val="24"/>
          <w:szCs w:val="24"/>
        </w:rPr>
        <w:t>1</w:t>
      </w:r>
      <w:r>
        <w:rPr>
          <w:rFonts w:ascii="Times New Roman" w:hAnsi="Times New Roman" w:eastAsia="宋体" w:cs="Arial"/>
          <w:sz w:val="24"/>
          <w:szCs w:val="24"/>
        </w:rPr>
        <w:t>-</w:t>
      </w:r>
      <w:r>
        <w:rPr>
          <w:rFonts w:ascii="Times New Roman" w:hAnsi="Times New Roman" w:eastAsia="宋体" w:cs="Times New Roman"/>
          <w:sz w:val="24"/>
          <w:szCs w:val="24"/>
        </w:rPr>
        <w:t>3</w:t>
      </w:r>
      <w:r>
        <w:rPr>
          <w:rFonts w:ascii="Times New Roman" w:hAnsi="Times New Roman" w:eastAsia="宋体" w:cs="Arial"/>
          <w:sz w:val="24"/>
          <w:szCs w:val="24"/>
        </w:rPr>
        <w:t>）。然后，我们可以证明这两个节点及其间的连线构成一个可行解：</w:t>
      </w:r>
    </w:p>
    <w:p w14:paraId="1A620765">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（法向–面片可视性）​ 在每个角平分线上任取一点，例如图</w:t>
      </w:r>
      <w:r>
        <w:rPr>
          <w:rFonts w:hint="eastAsia" w:ascii="Times New Roman" w:hAnsi="Times New Roman" w:eastAsia="宋体" w:cs="Times New Roman"/>
          <w:sz w:val="24"/>
          <w:szCs w:val="24"/>
        </w:rPr>
        <w:t>23</w:t>
      </w:r>
      <w:r>
        <w:rPr>
          <w:rFonts w:ascii="Times New Roman" w:hAnsi="Times New Roman" w:eastAsia="宋体" w:cs="Times New Roman"/>
          <w:sz w:val="24"/>
          <w:szCs w:val="24"/>
        </w:rPr>
        <w:t>E</w:t>
      </w:r>
      <w:r>
        <w:rPr>
          <w:rFonts w:ascii="Times New Roman" w:hAnsi="Times New Roman" w:eastAsia="宋体" w:cs="Arial"/>
          <w:sz w:val="24"/>
          <w:szCs w:val="24"/>
        </w:rPr>
        <w:t xml:space="preserve"> 中的</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 xml:space="preserve">。容易证明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 xml:space="preserve">对区域 </w:t>
      </w:r>
      <w:r>
        <w:rPr>
          <w:rFonts w:ascii="Times New Roman" w:hAnsi="Times New Roman" w:eastAsia="宋体" w:cs="Times New Roman"/>
          <w:sz w:val="24"/>
          <w:szCs w:val="24"/>
        </w:rPr>
        <w:t>1</w:t>
      </w:r>
      <w:r>
        <w:rPr>
          <w:rFonts w:ascii="Times New Roman" w:hAnsi="Times New Roman" w:eastAsia="宋体" w:cs="Arial"/>
          <w:sz w:val="24"/>
          <w:szCs w:val="24"/>
        </w:rPr>
        <w:t xml:space="preserve"> 和 </w:t>
      </w:r>
      <w:r>
        <w:rPr>
          <w:rFonts w:ascii="Times New Roman" w:hAnsi="Times New Roman" w:eastAsia="宋体" w:cs="Times New Roman"/>
          <w:sz w:val="24"/>
          <w:szCs w:val="24"/>
        </w:rPr>
        <w:t>2</w:t>
      </w:r>
      <w:r>
        <w:rPr>
          <w:rFonts w:ascii="Times New Roman" w:hAnsi="Times New Roman" w:eastAsia="宋体" w:cs="Arial"/>
          <w:sz w:val="24"/>
          <w:szCs w:val="24"/>
        </w:rPr>
        <w:t xml:space="preserve"> 中的面片可见，而</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 xml:space="preserve">对区域 </w:t>
      </w:r>
      <w:r>
        <w:rPr>
          <w:rFonts w:ascii="Times New Roman" w:hAnsi="Times New Roman" w:eastAsia="宋体" w:cs="Times New Roman"/>
          <w:sz w:val="24"/>
          <w:szCs w:val="24"/>
        </w:rPr>
        <w:t>2</w:t>
      </w:r>
      <w:r>
        <w:rPr>
          <w:rFonts w:ascii="Times New Roman" w:hAnsi="Times New Roman" w:eastAsia="宋体" w:cs="Arial"/>
          <w:sz w:val="24"/>
          <w:szCs w:val="24"/>
        </w:rPr>
        <w:t xml:space="preserve"> 和 </w:t>
      </w:r>
      <w:r>
        <w:rPr>
          <w:rFonts w:ascii="Times New Roman" w:hAnsi="Times New Roman" w:eastAsia="宋体" w:cs="Times New Roman"/>
          <w:sz w:val="24"/>
          <w:szCs w:val="24"/>
        </w:rPr>
        <w:t>3</w:t>
      </w:r>
      <w:r>
        <w:rPr>
          <w:rFonts w:ascii="Times New Roman" w:hAnsi="Times New Roman" w:eastAsia="宋体" w:cs="Arial"/>
          <w:sz w:val="24"/>
          <w:szCs w:val="24"/>
        </w:rPr>
        <w:t xml:space="preserve"> 中的面片可见。此外，对于跨越多个区域的面片（如图</w:t>
      </w:r>
      <w:r>
        <w:rPr>
          <w:rFonts w:hint="eastAsia" w:ascii="Times New Roman" w:hAnsi="Times New Roman" w:eastAsia="宋体" w:cs="Times New Roman"/>
          <w:sz w:val="24"/>
          <w:szCs w:val="24"/>
        </w:rPr>
        <w:t>25</w:t>
      </w:r>
      <w:r>
        <w:rPr>
          <w:rFonts w:ascii="Times New Roman" w:hAnsi="Times New Roman" w:eastAsia="宋体" w:cs="Arial"/>
          <w:sz w:val="24"/>
          <w:szCs w:val="24"/>
        </w:rPr>
        <w:t>所示），虽然</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i</m:t>
            </m:r>
            <m:ctrlPr>
              <w:rPr>
                <w:rFonts w:ascii="Cambria Math" w:hAnsi="Cambria Math"/>
              </w:rPr>
            </m:ctrlPr>
          </m:sub>
        </m:sSub>
      </m:oMath>
      <w:r>
        <w:rPr>
          <w:rFonts w:ascii="Times New Roman" w:hAnsi="Times New Roman" w:eastAsia="宋体" w:cs="Arial"/>
          <w:sz w:val="24"/>
          <w:szCs w:val="24"/>
        </w:rPr>
        <w:t>跨越了两个区域，但</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与被有向流形中的其他面片阻挡。如果</w:t>
      </w:r>
      <m:oMath>
        <m:r>
          <m:rPr/>
          <w:rPr>
            <w:rFonts w:ascii="Cambria Math" w:hAnsi="Cambria Math"/>
          </w:rPr>
          <m:t>p</m:t>
        </m:r>
      </m:oMath>
      <w:r>
        <w:rPr>
          <w:rFonts w:ascii="Times New Roman" w:hAnsi="Times New Roman" w:eastAsia="宋体" w:cs="Arial"/>
          <w:sz w:val="24"/>
          <w:szCs w:val="24"/>
        </w:rPr>
        <w:t>足够接近</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，那么</w:t>
      </w:r>
      <m:oMath>
        <m:r>
          <m:rPr/>
          <w:rPr>
            <w:rFonts w:ascii="Cambria Math" w:hAnsi="Cambria Math"/>
          </w:rPr>
          <m:t>p</m:t>
        </m:r>
      </m:oMath>
      <w:r>
        <w:rPr>
          <w:rFonts w:ascii="Times New Roman" w:hAnsi="Times New Roman" w:eastAsia="宋体" w:cs="Arial"/>
          <w:sz w:val="24"/>
          <w:szCs w:val="24"/>
        </w:rPr>
        <w:t>与</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的连线将无限贴近 ，且不会被阻挡。一旦连线被</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阻挡，我们总能通过将近</w:t>
      </w:r>
      <m:oMath>
        <m:r>
          <m:rPr/>
          <w:rPr>
            <w:rFonts w:ascii="Cambria Math" w:hAnsi="Cambria Math"/>
          </w:rPr>
          <m:t>p</m:t>
        </m:r>
      </m:oMath>
      <w:r>
        <w:rPr>
          <w:rFonts w:ascii="Times New Roman" w:hAnsi="Times New Roman" w:eastAsia="宋体" w:cs="Arial"/>
          <w:sz w:val="24"/>
          <w:szCs w:val="24"/>
        </w:rPr>
        <w:t>放置在贴近面片的位置，找到一个不受阻挡的新点</w:t>
      </w:r>
      <m:oMath>
        <m:r>
          <m:rPr/>
          <w:rPr>
            <w:rFonts w:ascii="Cambria Math" w:hAnsi="Cambria Math"/>
          </w:rPr>
          <m:t>p</m:t>
        </m:r>
      </m:oMath>
      <w:r>
        <w:rPr>
          <w:rFonts w:ascii="Times New Roman" w:hAnsi="Times New Roman" w:eastAsia="宋体" w:cs="Arial"/>
          <w:sz w:val="24"/>
          <w:szCs w:val="24"/>
        </w:rPr>
        <w:t>。</w:t>
      </w:r>
    </w:p>
    <w:p w14:paraId="5298D4F4">
      <w:pPr>
        <w:widowControl/>
        <w:spacing w:after="120" w:afterLines="50" w:line="360" w:lineRule="auto"/>
        <w:ind w:left="720"/>
        <w:jc w:val="center"/>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4857750" cy="3295650"/>
            <wp:effectExtent l="0" t="0" r="0" b="0"/>
            <wp:docPr id="37151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692" name="图片 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4857750" cy="3295650"/>
                    </a:xfrm>
                    <a:prstGeom prst="rect">
                      <a:avLst/>
                    </a:prstGeom>
                    <a:noFill/>
                    <a:ln>
                      <a:noFill/>
                    </a:ln>
                  </pic:spPr>
                </pic:pic>
              </a:graphicData>
            </a:graphic>
          </wp:inline>
        </w:drawing>
      </w:r>
    </w:p>
    <w:p w14:paraId="2523A4B5">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25</w:t>
      </w:r>
      <w:r>
        <w:rPr>
          <w:rFonts w:hint="eastAsia" w:ascii="宋体" w:hAnsi="宋体" w:eastAsia="宋体"/>
          <w:b w:val="0"/>
          <w:bCs/>
        </w:rPr>
        <w:fldChar w:fldCharType="end"/>
      </w:r>
      <w:r>
        <w:rPr>
          <w:rFonts w:ascii="宋体" w:hAnsi="宋体" w:eastAsia="宋体"/>
          <w:b w:val="0"/>
          <w:bCs/>
        </w:rPr>
        <w:t xml:space="preserve">跨两个区域的面片可视性说明。对于面片 </w:t>
      </w:r>
      <m:oMath>
        <m:sSub>
          <m:sSubPr>
            <m:ctrlPr>
              <w:rPr>
                <w:rFonts w:ascii="Cambria Math" w:hAnsi="Cambria Math" w:eastAsia="宋体"/>
                <w:b w:val="0"/>
                <w:bCs/>
              </w:rPr>
            </m:ctrlPr>
          </m:sSubPr>
          <m:e>
            <m:r>
              <m:rPr>
                <m:sty m:val="bi"/>
              </m:rPr>
              <w:rPr>
                <w:rFonts w:ascii="Cambria Math" w:hAnsi="Cambria Math" w:eastAsia="宋体"/>
              </w:rPr>
              <m:t>f</m:t>
            </m:r>
            <m:ctrlPr>
              <w:rPr>
                <w:rFonts w:ascii="Cambria Math" w:hAnsi="Cambria Math" w:eastAsia="宋体"/>
                <w:b w:val="0"/>
                <w:bCs/>
              </w:rPr>
            </m:ctrlPr>
          </m:e>
          <m:sub>
            <m:r>
              <m:rPr>
                <m:sty m:val="bi"/>
              </m:rPr>
              <w:rPr>
                <w:rFonts w:ascii="Cambria Math" w:hAnsi="Cambria Math" w:eastAsia="宋体"/>
              </w:rPr>
              <m:t>i</m:t>
            </m:r>
            <m:ctrlPr>
              <w:rPr>
                <w:rFonts w:ascii="Cambria Math" w:hAnsi="Cambria Math" w:eastAsia="宋体"/>
                <w:b w:val="0"/>
                <w:bCs/>
              </w:rPr>
            </m:ctrlPr>
          </m:sub>
        </m:sSub>
      </m:oMath>
      <w:r>
        <w:rPr>
          <w:rFonts w:ascii="宋体" w:hAnsi="宋体" w:eastAsia="宋体"/>
          <w:b w:val="0"/>
          <w:bCs/>
        </w:rPr>
        <w:t xml:space="preserve"> 和点 </w:t>
      </w:r>
      <m:oMath>
        <m:r>
          <m:rPr>
            <m:sty m:val="bi"/>
          </m:rPr>
          <w:rPr>
            <w:rFonts w:ascii="Cambria Math" w:hAnsi="Cambria Math" w:eastAsia="宋体"/>
          </w:rPr>
          <m:t>p</m:t>
        </m:r>
      </m:oMath>
      <w:r>
        <w:rPr>
          <w:rFonts w:ascii="宋体" w:hAnsi="宋体" w:eastAsia="宋体"/>
          <w:b w:val="0"/>
          <w:bCs/>
        </w:rPr>
        <w:t xml:space="preserve">，我们总能通过将 </w:t>
      </w:r>
      <m:oMath>
        <m:r>
          <m:rPr>
            <m:sty m:val="bi"/>
          </m:rPr>
          <w:rPr>
            <w:rFonts w:ascii="Cambria Math" w:hAnsi="Cambria Math" w:eastAsia="宋体"/>
          </w:rPr>
          <m:t>p</m:t>
        </m:r>
      </m:oMath>
      <w:r>
        <w:rPr>
          <w:rFonts w:ascii="宋体" w:hAnsi="宋体" w:eastAsia="宋体"/>
          <w:b w:val="0"/>
          <w:bCs/>
        </w:rPr>
        <w:t xml:space="preserve"> 放置在靠近 </w:t>
      </w:r>
      <m:oMath>
        <m:sSub>
          <m:sSubPr>
            <m:ctrlPr>
              <w:rPr>
                <w:rFonts w:ascii="Cambria Math" w:hAnsi="Cambria Math" w:eastAsia="宋体"/>
                <w:b w:val="0"/>
                <w:bCs/>
              </w:rPr>
            </m:ctrlPr>
          </m:sSubPr>
          <m:e>
            <m:r>
              <m:rPr>
                <m:sty m:val="bi"/>
              </m:rPr>
              <w:rPr>
                <w:rFonts w:ascii="Cambria Math" w:hAnsi="Cambria Math" w:eastAsia="宋体"/>
              </w:rPr>
              <m:t>f</m:t>
            </m:r>
            <m:ctrlPr>
              <w:rPr>
                <w:rFonts w:ascii="Cambria Math" w:hAnsi="Cambria Math" w:eastAsia="宋体"/>
                <w:b w:val="0"/>
                <w:bCs/>
              </w:rPr>
            </m:ctrlPr>
          </m:e>
          <m:sub>
            <m:r>
              <m:rPr>
                <m:sty m:val="bi"/>
              </m:rPr>
              <w:rPr>
                <w:rFonts w:ascii="Cambria Math" w:hAnsi="Cambria Math" w:eastAsia="宋体"/>
              </w:rPr>
              <m:t>i</m:t>
            </m:r>
            <m:ctrlPr>
              <w:rPr>
                <w:rFonts w:ascii="Cambria Math" w:hAnsi="Cambria Math" w:eastAsia="宋体"/>
                <w:b w:val="0"/>
                <w:bCs/>
              </w:rPr>
            </m:ctrlPr>
          </m:sub>
        </m:sSub>
      </m:oMath>
      <w:r>
        <w:rPr>
          <w:rFonts w:ascii="宋体" w:hAnsi="宋体" w:eastAsia="宋体"/>
          <w:b w:val="0"/>
          <w:bCs/>
        </w:rPr>
        <w:t xml:space="preserve"> 的位置来找到一个未被遮挡的 </w:t>
      </w:r>
      <m:oMath>
        <m:r>
          <m:rPr>
            <m:sty m:val="bi"/>
          </m:rPr>
          <w:rPr>
            <w:rFonts w:ascii="Cambria Math" w:hAnsi="Cambria Math" w:eastAsia="宋体"/>
          </w:rPr>
          <m:t>p</m:t>
        </m:r>
      </m:oMath>
      <w:r>
        <w:rPr>
          <w:rFonts w:ascii="宋体" w:hAnsi="宋体" w:eastAsia="宋体"/>
          <w:b w:val="0"/>
          <w:bCs/>
        </w:rPr>
        <w:t>。</w:t>
      </w:r>
    </w:p>
    <w:p w14:paraId="505C6D5E">
      <w:pPr>
        <w:widowControl/>
        <w:spacing w:after="120" w:afterLines="50" w:line="360" w:lineRule="auto"/>
        <w:ind w:left="720"/>
        <w:jc w:val="center"/>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3800475" cy="3438525"/>
            <wp:effectExtent l="0" t="0" r="9525" b="9525"/>
            <wp:docPr id="12981337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3707" name="图片 6"/>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3800475" cy="3438525"/>
                    </a:xfrm>
                    <a:prstGeom prst="rect">
                      <a:avLst/>
                    </a:prstGeom>
                    <a:noFill/>
                    <a:ln>
                      <a:noFill/>
                    </a:ln>
                  </pic:spPr>
                </pic:pic>
              </a:graphicData>
            </a:graphic>
          </wp:inline>
        </w:drawing>
      </w:r>
    </w:p>
    <w:p w14:paraId="3E97B754">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26</w:t>
      </w:r>
      <w:r>
        <w:rPr>
          <w:rFonts w:hint="eastAsia" w:ascii="宋体" w:hAnsi="宋体" w:eastAsia="宋体"/>
          <w:b w:val="0"/>
          <w:bCs/>
        </w:rPr>
        <w:fldChar w:fldCharType="end"/>
      </w:r>
      <w:r>
        <w:rPr>
          <w:rFonts w:ascii="宋体" w:hAnsi="宋体" w:eastAsia="宋体"/>
          <w:b w:val="0"/>
          <w:bCs/>
        </w:rPr>
        <w:t>具有四条凸脊的复杂角点处的局部可视性图与球面多边形。</w:t>
      </w:r>
    </w:p>
    <w:p w14:paraId="678EE3D7">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（法向–法向可视性）</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1</m:t>
            </m:r>
            <m:ctrlPr>
              <w:rPr>
                <w:rFonts w:ascii="Cambria Math" w:hAnsi="Cambria Math"/>
              </w:rPr>
            </m:ctrlPr>
          </m:sub>
        </m:sSub>
      </m:oMath>
      <w:r>
        <w:rPr>
          <w:rFonts w:ascii="Times New Roman" w:hAnsi="Times New Roman" w:eastAsia="宋体" w:cs="Arial"/>
          <w:sz w:val="24"/>
          <w:szCs w:val="24"/>
        </w:rPr>
        <w:t>和</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cs="Times New Roman"/>
              </w:rPr>
              <m:t>2</m:t>
            </m:r>
            <m:ctrlPr>
              <w:rPr>
                <w:rFonts w:ascii="Cambria Math" w:hAnsi="Cambria Math"/>
              </w:rPr>
            </m:ctrlPr>
          </m:sub>
        </m:sSub>
      </m:oMath>
      <w:r>
        <w:rPr>
          <w:rFonts w:ascii="Times New Roman" w:hAnsi="Times New Roman" w:eastAsia="宋体" w:cs="Arial"/>
          <w:sz w:val="24"/>
          <w:szCs w:val="24"/>
        </w:rPr>
        <w:t>均位于同一个凸区域内（</w:t>
      </w:r>
      <w:r>
        <w:rPr>
          <w:rFonts w:ascii="Times New Roman" w:hAnsi="Times New Roman" w:eastAsia="宋体" w:cs="Times New Roman"/>
          <w:sz w:val="24"/>
          <w:szCs w:val="24"/>
        </w:rPr>
        <w:t>AEFCHG</w:t>
      </w:r>
      <w:r>
        <w:rPr>
          <w:rFonts w:ascii="Times New Roman" w:hAnsi="Times New Roman" w:eastAsia="宋体" w:cs="Arial"/>
          <w:sz w:val="24"/>
          <w:szCs w:val="24"/>
        </w:rPr>
        <w:t xml:space="preserve">）。根据引理 </w:t>
      </w:r>
      <w:r>
        <w:rPr>
          <w:rFonts w:ascii="Times New Roman" w:hAnsi="Times New Roman" w:eastAsia="宋体" w:cs="Times New Roman"/>
          <w:sz w:val="24"/>
          <w:szCs w:val="24"/>
        </w:rPr>
        <w:t>1</w:t>
      </w:r>
      <w:r>
        <w:rPr>
          <w:rFonts w:ascii="Times New Roman" w:hAnsi="Times New Roman" w:eastAsia="宋体" w:cs="Arial"/>
          <w:sz w:val="24"/>
          <w:szCs w:val="24"/>
        </w:rPr>
        <w:t>，和 彼此可视。</w:t>
      </w:r>
    </w:p>
    <w:p w14:paraId="6FC79694">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定理 </w:t>
      </w:r>
      <w:r>
        <w:rPr>
          <w:rFonts w:ascii="Times New Roman" w:hAnsi="Times New Roman" w:eastAsia="宋体" w:cs="Times New Roman"/>
          <w:sz w:val="24"/>
          <w:szCs w:val="24"/>
        </w:rPr>
        <w:t>2</w:t>
      </w:r>
      <w:r>
        <w:rPr>
          <w:rFonts w:ascii="Times New Roman" w:hAnsi="Times New Roman" w:eastAsia="宋体" w:cs="Arial"/>
          <w:sz w:val="24"/>
          <w:szCs w:val="24"/>
        </w:rPr>
        <w:t>.​ 对于任意有向流形</w:t>
      </w:r>
      <m:oMath>
        <m:r>
          <m:rPr/>
          <w:rPr>
            <w:rFonts w:ascii="Cambria Math" w:hAnsi="Cambria Math"/>
          </w:rPr>
          <m:t>F</m:t>
        </m:r>
      </m:oMath>
      <w:r>
        <w:rPr>
          <w:rFonts w:ascii="Times New Roman" w:hAnsi="Times New Roman" w:eastAsia="宋体" w:cs="Arial"/>
          <w:sz w:val="24"/>
          <w:szCs w:val="24"/>
        </w:rPr>
        <w:t>，如果我们将其凸脊数量记为</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r>
              <m:rPr>
                <m:sty m:val="p"/>
              </m:rPr>
              <w:rPr>
                <w:rFonts w:ascii="Cambria Math" w:hAnsi="Cambria Math"/>
              </w:rPr>
              <m:t>,</m:t>
            </m:r>
            <m:r>
              <m:rPr>
                <m:nor/>
                <m:sty m:val="p"/>
              </m:rPr>
              <w:rPr>
                <w:rFonts w:ascii="Times New Roman" w:hAnsi="Times New Roman" w:cs="Times New Roman"/>
              </w:rPr>
              <m:t>convex</m:t>
            </m:r>
            <m:ctrlPr>
              <w:rPr>
                <w:rFonts w:ascii="Cambria Math" w:hAnsi="Cambria Math"/>
              </w:rPr>
            </m:ctrlPr>
          </m:sub>
        </m:sSub>
      </m:oMath>
      <w:r>
        <w:rPr>
          <w:rFonts w:ascii="Times New Roman" w:hAnsi="Times New Roman" w:eastAsia="宋体" w:cs="Arial"/>
          <w:sz w:val="24"/>
          <w:szCs w:val="24"/>
        </w:rPr>
        <w:t xml:space="preserve">，则问题 </w:t>
      </w:r>
      <w:r>
        <w:rPr>
          <w:rFonts w:ascii="Times New Roman" w:hAnsi="Times New Roman" w:eastAsia="宋体" w:cs="Times New Roman"/>
          <w:sz w:val="24"/>
          <w:szCs w:val="24"/>
        </w:rPr>
        <w:t>3</w:t>
      </w:r>
      <w:r>
        <w:rPr>
          <w:rFonts w:ascii="Times New Roman" w:hAnsi="Times New Roman" w:eastAsia="宋体" w:cs="Arial"/>
          <w:sz w:val="24"/>
          <w:szCs w:val="24"/>
        </w:rPr>
        <w:t>​ 总是可以在不超过</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F</m:t>
            </m:r>
            <m:r>
              <m:rPr>
                <m:sty m:val="p"/>
              </m:rPr>
              <w:rPr>
                <w:rFonts w:ascii="Cambria Math" w:hAnsi="Cambria Math"/>
              </w:rPr>
              <m:t>,</m:t>
            </m:r>
            <m:r>
              <m:rPr>
                <m:nor/>
                <m:sty m:val="p"/>
              </m:rPr>
              <w:rPr>
                <w:rFonts w:ascii="Times New Roman" w:hAnsi="Times New Roman" w:cs="Times New Roman"/>
              </w:rPr>
              <m:t>convex</m:t>
            </m:r>
            <m:ctrlPr>
              <w:rPr>
                <w:rFonts w:ascii="Cambria Math" w:hAnsi="Cambria Math"/>
              </w:rPr>
            </m:ctrlPr>
          </m:sub>
        </m:sSub>
      </m:oMath>
      <w:r>
        <w:rPr>
          <w:rFonts w:ascii="Times New Roman" w:hAnsi="Times New Roman" w:eastAsia="宋体" w:cs="Arial"/>
          <w:sz w:val="24"/>
          <w:szCs w:val="24"/>
        </w:rPr>
        <w:t>个法向的情况下求解。</w:t>
      </w:r>
    </w:p>
    <w:p w14:paraId="56E8A60C">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证明.图</w:t>
      </w:r>
      <w:r>
        <w:rPr>
          <w:rFonts w:hint="eastAsia" w:ascii="Times New Roman" w:hAnsi="Times New Roman" w:eastAsia="宋体" w:cs="Times New Roman"/>
          <w:sz w:val="24"/>
          <w:szCs w:val="24"/>
        </w:rPr>
        <w:t>26</w:t>
      </w:r>
      <w:r>
        <w:rPr>
          <w:rFonts w:ascii="Times New Roman" w:hAnsi="Times New Roman" w:eastAsia="宋体" w:cs="Arial"/>
          <w:sz w:val="24"/>
          <w:szCs w:val="24"/>
        </w:rPr>
        <w:t>展示了一个具有四条凸脊的复杂节点的二维示意图。从球面多边形上的每条凸脊发出一条角平分线，直至其与边界或另一条角平分线相交。每条角平分线将当前区域划分为两个子区域。因此，凸脊的角平分线总能将</w:t>
      </w:r>
      <m:oMath>
        <m:r>
          <m:rPr>
            <m:sty m:val="p"/>
            <m:scr m:val="double-struck"/>
          </m:rPr>
          <w:rPr>
            <w:rFonts w:ascii="Cambria Math" w:hAnsi="Cambria Math"/>
          </w:rPr>
          <m:t>F</m:t>
        </m:r>
      </m:oMath>
      <w:r>
        <w:rPr>
          <w:rFonts w:ascii="Times New Roman" w:hAnsi="Times New Roman" w:eastAsia="宋体" w:cs="Arial"/>
          <w:sz w:val="24"/>
          <w:szCs w:val="24"/>
        </w:rPr>
        <w:t>分解为</w:t>
      </w:r>
      <m:oMath>
        <m:d>
          <m:dPr>
            <m:ctrlPr>
              <w:rPr>
                <w:rFonts w:ascii="Cambria Math" w:hAnsi="Cambria Math"/>
              </w:rPr>
            </m:ctrlPr>
          </m:dPr>
          <m:e>
            <m:sSub>
              <m:sSubPr>
                <m:ctrlPr>
                  <w:rPr>
                    <w:rFonts w:ascii="Cambria Math" w:hAnsi="Cambria Math"/>
                  </w:rPr>
                </m:ctrlPr>
              </m:sSubPr>
              <m:e>
                <m:r>
                  <m:rPr>
                    <m:sty m:val="p"/>
                  </m:rPr>
                  <w:rPr>
                    <w:rFonts w:ascii="Cambria Math" w:hAnsi="Cambria Math" w:cs="Times New Roman"/>
                  </w:rPr>
                  <m:t>N</m:t>
                </m:r>
                <m:ctrlPr>
                  <w:rPr>
                    <w:rFonts w:ascii="Cambria Math" w:hAnsi="Cambria Math"/>
                  </w:rPr>
                </m:ctrlPr>
              </m:e>
              <m:sub>
                <m:r>
                  <m:rPr>
                    <m:sty m:val="p"/>
                  </m:rPr>
                  <w:rPr>
                    <w:rFonts w:ascii="Cambria Math" w:hAnsi="Cambria Math" w:cs="Times New Roman"/>
                  </w:rPr>
                  <m:t>F</m:t>
                </m:r>
                <m:r>
                  <m:rPr>
                    <m:sty m:val="p"/>
                  </m:rPr>
                  <w:rPr>
                    <w:rFonts w:ascii="Cambria Math" w:hAnsi="Cambria Math"/>
                  </w:rPr>
                  <m:t>,</m:t>
                </m:r>
                <m:r>
                  <m:rPr>
                    <m:nor/>
                    <m:sty m:val="p"/>
                  </m:rPr>
                  <w:rPr>
                    <w:rFonts w:ascii="Times New Roman" w:hAnsi="Times New Roman" w:cs="Times New Roman"/>
                  </w:rPr>
                  <m:t>convex</m:t>
                </m:r>
                <m:ctrlPr>
                  <w:rPr>
                    <w:rFonts w:ascii="Cambria Math" w:hAnsi="Cambria Math"/>
                  </w:rPr>
                </m:ctrlPr>
              </m:sub>
            </m:sSub>
            <m:ctrlPr>
              <w:rPr>
                <w:rFonts w:ascii="Cambria Math" w:hAnsi="Cambria Math"/>
              </w:rPr>
            </m:ctrlPr>
          </m:e>
        </m:d>
        <m:r>
          <m:rPr>
            <m:sty m:val="p"/>
          </m:rPr>
          <w:rPr>
            <w:rFonts w:ascii="Cambria Math" w:hAnsi="Cambria Math"/>
          </w:rPr>
          <m:t>+</m:t>
        </m:r>
        <m:r>
          <m:rPr>
            <m:sty m:val="p"/>
          </m:rPr>
          <w:rPr>
            <w:rFonts w:ascii="Cambria Math" w:hAnsi="Cambria Math" w:cs="Times New Roman"/>
          </w:rPr>
          <m:t>1</m:t>
        </m:r>
      </m:oMath>
      <w:r>
        <w:rPr>
          <w:rFonts w:ascii="Times New Roman" w:hAnsi="Times New Roman" w:eastAsia="宋体" w:cs="Arial"/>
          <w:sz w:val="24"/>
          <w:szCs w:val="24"/>
        </w:rPr>
        <w:t>个相邻子区域。随后，我们在每条角平分线上放置一个法向，并且仅连接相邻的成对角向。我们总能找到一个包含</w:t>
      </w:r>
      <m:oMath>
        <m:sSub>
          <m:sSubPr>
            <m:ctrlPr>
              <w:rPr>
                <w:rFonts w:ascii="Cambria Math" w:hAnsi="Cambria Math"/>
              </w:rPr>
            </m:ctrlPr>
          </m:sSubPr>
          <m:e>
            <m:r>
              <m:rPr>
                <m:sty m:val="p"/>
              </m:rPr>
              <w:rPr>
                <w:rFonts w:ascii="Cambria Math" w:hAnsi="Cambria Math" w:cs="Times New Roman"/>
              </w:rPr>
              <m:t>N</m:t>
            </m:r>
            <m:ctrlPr>
              <w:rPr>
                <w:rFonts w:ascii="Cambria Math" w:hAnsi="Cambria Math"/>
              </w:rPr>
            </m:ctrlPr>
          </m:e>
          <m:sub>
            <m:r>
              <m:rPr>
                <m:sty m:val="p"/>
              </m:rPr>
              <w:rPr>
                <w:rFonts w:ascii="Cambria Math" w:hAnsi="Cambria Math" w:cs="Times New Roman"/>
              </w:rPr>
              <m:t>F</m:t>
            </m:r>
            <m:r>
              <m:rPr>
                <m:sty m:val="p"/>
              </m:rPr>
              <w:rPr>
                <w:rFonts w:ascii="Cambria Math" w:hAnsi="Cambria Math"/>
              </w:rPr>
              <m:t>,</m:t>
            </m:r>
            <m:r>
              <m:rPr>
                <m:nor/>
                <m:sty m:val="p"/>
              </m:rPr>
              <w:rPr>
                <w:rFonts w:ascii="Times New Roman" w:hAnsi="Times New Roman" w:cs="Times New Roman"/>
              </w:rPr>
              <m:t>convex</m:t>
            </m:r>
            <m:ctrlPr>
              <w:rPr>
                <w:rFonts w:ascii="Cambria Math" w:hAnsi="Cambria Math"/>
              </w:rPr>
            </m:ctrlPr>
          </m:sub>
        </m:sSub>
      </m:oMath>
      <w:r>
        <w:rPr>
          <w:rFonts w:ascii="Times New Roman" w:hAnsi="Times New Roman" w:eastAsia="宋体" w:cs="Arial"/>
          <w:sz w:val="24"/>
          <w:szCs w:val="24"/>
        </w:rPr>
        <w:t>个法向的连通图 ：</w:t>
      </w:r>
    </w:p>
    <w:p w14:paraId="363704FC">
      <w:pPr>
        <w:widowControl/>
        <w:numPr>
          <w:ilvl w:val="0"/>
          <w:numId w:val="29"/>
        </w:numPr>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（法向–面片可视性）​ 类似于引理 </w:t>
      </w:r>
      <w:r>
        <w:rPr>
          <w:rFonts w:ascii="Times New Roman" w:hAnsi="Times New Roman" w:eastAsia="宋体" w:cs="Times New Roman"/>
          <w:sz w:val="24"/>
          <w:szCs w:val="24"/>
        </w:rPr>
        <w:t>2</w:t>
      </w:r>
      <w:r>
        <w:rPr>
          <w:rFonts w:ascii="Times New Roman" w:hAnsi="Times New Roman" w:eastAsia="宋体" w:cs="Arial"/>
          <w:sz w:val="24"/>
          <w:szCs w:val="24"/>
        </w:rPr>
        <w:t xml:space="preserve"> 中法向–面片可视性的证明，我们可以证明一个点必然对其周围两个区域中的面片以及跨越多个区域的面片可视。因此，对于每个面片，我们至少能找到一个对其可视的法向。</w:t>
      </w:r>
    </w:p>
    <w:p w14:paraId="77C6FD3A">
      <w:pPr>
        <w:widowControl/>
        <w:numPr>
          <w:ilvl w:val="0"/>
          <w:numId w:val="29"/>
        </w:numPr>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t xml:space="preserve">（法向–法向可视性）​ 根据引理 </w:t>
      </w:r>
      <w:r>
        <w:rPr>
          <w:rFonts w:ascii="Times New Roman" w:hAnsi="Times New Roman" w:eastAsia="宋体" w:cs="Times New Roman"/>
          <w:sz w:val="24"/>
          <w:szCs w:val="24"/>
        </w:rPr>
        <w:t>2</w:t>
      </w:r>
      <w:r>
        <w:rPr>
          <w:rFonts w:ascii="Times New Roman" w:hAnsi="Times New Roman" w:eastAsia="宋体" w:cs="Arial"/>
          <w:sz w:val="24"/>
          <w:szCs w:val="24"/>
        </w:rPr>
        <w:t>，对于每条边，总能找到一个纯粹的凸子区域。因此可以证明边总是位于</w:t>
      </w:r>
      <m:oMath>
        <m:r>
          <m:rPr>
            <m:sty m:val="p"/>
            <m:scr m:val="double-struck"/>
          </m:rPr>
          <w:rPr>
            <w:rFonts w:ascii="Cambria Math" w:hAnsi="Cambria Math"/>
          </w:rPr>
          <m:t>F'</m:t>
        </m:r>
      </m:oMath>
      <w:r>
        <w:rPr>
          <w:rFonts w:ascii="Times New Roman" w:hAnsi="Times New Roman" w:eastAsia="宋体" w:cs="Arial"/>
          <w:sz w:val="24"/>
          <w:szCs w:val="24"/>
        </w:rPr>
        <w:t>内部。</w:t>
      </w:r>
    </w:p>
    <w:p w14:paraId="6921626B">
      <w:pPr>
        <w:widowControl/>
        <w:spacing w:after="120" w:afterLines="50" w:line="360" w:lineRule="auto"/>
        <w:rPr>
          <w:rFonts w:ascii="Times New Roman" w:hAnsi="Times New Roman" w:eastAsia="宋体" w:cs="Arial"/>
          <w:sz w:val="24"/>
          <w:szCs w:val="24"/>
        </w:rPr>
      </w:pPr>
      <w:r>
        <w:rPr>
          <w:rFonts w:ascii="Times New Roman" w:hAnsi="Times New Roman" w:eastAsia="宋体" w:cs="Arial"/>
          <w:sz w:val="24"/>
          <w:szCs w:val="24"/>
        </w:rPr>
        <w:drawing>
          <wp:inline distT="0" distB="0" distL="0" distR="0">
            <wp:extent cx="5939790" cy="2024380"/>
            <wp:effectExtent l="0" t="0" r="3810" b="0"/>
            <wp:docPr id="15748561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6142" name="图片 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5939790" cy="2024380"/>
                    </a:xfrm>
                    <a:prstGeom prst="rect">
                      <a:avLst/>
                    </a:prstGeom>
                    <a:noFill/>
                    <a:ln>
                      <a:noFill/>
                    </a:ln>
                  </pic:spPr>
                </pic:pic>
              </a:graphicData>
            </a:graphic>
          </wp:inline>
        </w:drawing>
      </w:r>
    </w:p>
    <w:p w14:paraId="5FD7F6A9">
      <w:pPr>
        <w:pStyle w:val="13"/>
        <w:rPr>
          <w:rFonts w:hint="eastAsia" w:ascii="宋体" w:hAnsi="宋体" w:eastAsia="宋体"/>
          <w:b w:val="0"/>
          <w:bCs/>
        </w:rPr>
      </w:pPr>
      <w:r>
        <w:rPr>
          <w:rFonts w:hint="eastAsia" w:ascii="宋体" w:hAnsi="宋体" w:eastAsia="宋体"/>
          <w:b w:val="0"/>
          <w:bCs/>
        </w:rPr>
        <w:t xml:space="preserve">图 </w:t>
      </w:r>
      <w:r>
        <w:rPr>
          <w:rFonts w:hint="eastAsia" w:ascii="宋体" w:hAnsi="宋体" w:eastAsia="宋体"/>
          <w:b w:val="0"/>
          <w:bCs/>
        </w:rPr>
        <w:fldChar w:fldCharType="begin"/>
      </w:r>
      <w:r>
        <w:rPr>
          <w:rFonts w:hint="eastAsia" w:ascii="宋体" w:hAnsi="宋体" w:eastAsia="宋体"/>
          <w:b w:val="0"/>
          <w:bCs/>
        </w:rPr>
        <w:instrText xml:space="preserve"> SEQ 图 \* ARABIC </w:instrText>
      </w:r>
      <w:r>
        <w:rPr>
          <w:rFonts w:hint="eastAsia" w:ascii="宋体" w:hAnsi="宋体" w:eastAsia="宋体"/>
          <w:b w:val="0"/>
          <w:bCs/>
        </w:rPr>
        <w:fldChar w:fldCharType="separate"/>
      </w:r>
      <w:r>
        <w:rPr>
          <w:rFonts w:ascii="Times New Roman" w:hAnsi="Times New Roman" w:eastAsia="宋体" w:cs="Times New Roman"/>
          <w:b w:val="0"/>
          <w:bCs/>
        </w:rPr>
        <w:t>27</w:t>
      </w:r>
      <w:r>
        <w:rPr>
          <w:rFonts w:hint="eastAsia" w:ascii="宋体" w:hAnsi="宋体" w:eastAsia="宋体"/>
          <w:b w:val="0"/>
          <w:bCs/>
        </w:rPr>
        <w:fldChar w:fldCharType="end"/>
      </w:r>
      <w:r>
        <w:rPr>
          <w:rFonts w:ascii="宋体" w:hAnsi="宋体" w:eastAsia="宋体"/>
          <w:b w:val="0"/>
          <w:bCs/>
        </w:rPr>
        <w:t>单位球面上网格点的多重法向与单一法向的对比，单一法向足以描述此类网格点。</w:t>
      </w:r>
    </w:p>
    <w:p w14:paraId="6404D311">
      <w:pPr>
        <w:pStyle w:val="2"/>
        <w:numPr>
          <w:ilvl w:val="0"/>
          <w:numId w:val="21"/>
        </w:numPr>
        <w:spacing w:line="360" w:lineRule="auto"/>
        <w:ind w:left="360" w:hanging="360"/>
        <w:rPr>
          <w:rFonts w:eastAsia="黑体" w:cs="Times New Roman"/>
          <w:sz w:val="36"/>
          <w:szCs w:val="36"/>
        </w:rPr>
      </w:pPr>
      <w:bookmarkStart w:id="121" w:name="_Toc232613837"/>
      <w:r>
        <w:rPr>
          <w:rFonts w:eastAsia="黑体" w:cs="Times New Roman"/>
          <w:sz w:val="36"/>
          <w:szCs w:val="36"/>
        </w:rPr>
        <w:t>远场及过渡区网格生成算法模块</w:t>
      </w:r>
      <w:bookmarkEnd w:id="121"/>
    </w:p>
    <w:p w14:paraId="7AD30646">
      <w:pPr>
        <w:pStyle w:val="166"/>
        <w:widowControl/>
        <w:numPr>
          <w:ilvl w:val="0"/>
          <w:numId w:val="28"/>
        </w:numPr>
        <w:adjustRightInd w:val="0"/>
        <w:snapToGrid w:val="0"/>
        <w:spacing w:line="360" w:lineRule="auto"/>
        <w:ind w:firstLineChars="0"/>
        <w:rPr>
          <w:rFonts w:hint="eastAsia" w:ascii="宋体" w:hAnsi="宋体" w:eastAsia="宋体" w:cs="仿宋"/>
          <w:vanish/>
          <w:kern w:val="0"/>
          <w:sz w:val="24"/>
          <w:szCs w:val="24"/>
        </w:rPr>
      </w:pPr>
    </w:p>
    <w:p w14:paraId="6FB465DB">
      <w:pPr>
        <w:pStyle w:val="166"/>
        <w:keepNext/>
        <w:keepLines/>
        <w:widowControl/>
        <w:numPr>
          <w:ilvl w:val="1"/>
          <w:numId w:val="28"/>
        </w:numPr>
        <w:spacing w:before="140" w:line="360" w:lineRule="auto"/>
        <w:ind w:firstLineChars="0"/>
        <w:jc w:val="left"/>
        <w:outlineLvl w:val="2"/>
        <w:rPr>
          <w:rFonts w:ascii="Times New Roman" w:hAnsi="Times New Roman" w:eastAsia="黑体" w:cs="Times New Roman"/>
          <w:b/>
          <w:sz w:val="28"/>
          <w:szCs w:val="20"/>
        </w:rPr>
      </w:pPr>
      <w:bookmarkStart w:id="122" w:name="_Toc232613838"/>
      <w:r>
        <w:rPr>
          <w:rFonts w:hint="eastAsia" w:ascii="Times New Roman" w:hAnsi="Times New Roman" w:eastAsia="黑体" w:cs="Times New Roman"/>
          <w:b/>
          <w:sz w:val="28"/>
          <w:szCs w:val="20"/>
        </w:rPr>
        <w:t>模块总体概述</w:t>
      </w:r>
      <w:bookmarkEnd w:id="122"/>
      <w:r>
        <w:rPr>
          <w:rFonts w:ascii="Times New Roman" w:hAnsi="Times New Roman" w:eastAsia="黑体" w:cs="Times New Roman"/>
          <w:b/>
          <w:sz w:val="28"/>
          <w:szCs w:val="20"/>
        </w:rPr>
        <w:t xml:space="preserve"> </w:t>
      </w:r>
    </w:p>
    <w:p w14:paraId="692DE50B">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在混合网格体系中，远场及过渡区网格承担着连接粘性附面层与全域背景网格的关键作用。根据粘性层主导单元类型的不同，过渡策略存在显著差异。</w:t>
      </w:r>
    </w:p>
    <w:p w14:paraId="20B8C0B9">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对于以三棱柱为主的粘性计算网格，其附面层外表面通常由三角形单元构成，因此在向远场区域过渡时，可以较为自然地与背景四面体网格实现无缝衔接。三角形面与四面体之间的几何拓扑匹配良好，不需要额外的结构转换或插值处理，便可直接完成网格的过渡与连接。</w:t>
      </w:r>
    </w:p>
    <w:p w14:paraId="6AC637FF">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然而，对于六面体主导的粘性层网格，情况则更为复杂。其附面层暴露在边界层外部的表面往往是四边形单元，这与四面体主导的背景网格在拓扑结构上存在本质差异。为了实现从结构化四边形表面向非结构化三角形面过渡，必须引入一套稳定、可控的四边形到三角形拓扑转换策略。</w:t>
      </w:r>
    </w:p>
    <w:p w14:paraId="515F13B8">
      <w:pPr>
        <w:pStyle w:val="67"/>
        <w:adjustRightInd w:val="0"/>
        <w:snapToGrid w:val="0"/>
        <w:spacing w:line="360" w:lineRule="auto"/>
        <w:ind w:firstLine="480"/>
        <w:rPr>
          <w:rFonts w:ascii="宋体" w:hAnsi="宋体" w:eastAsia="宋体" w:cs="仿宋"/>
          <w:sz w:val="24"/>
          <w:szCs w:val="24"/>
        </w:rPr>
      </w:pPr>
      <w:r>
        <w:rPr>
          <w:rFonts w:hint="eastAsia" w:ascii="宋体" w:hAnsi="宋体" w:eastAsia="宋体" w:cs="仿宋"/>
          <w:sz w:val="24"/>
          <w:szCs w:val="24"/>
        </w:rPr>
        <w:t>该转换过程通常涉及过渡区域的混合单元（如金字塔单元）进行结构融合。金字塔单元能够在不破坏相邻六面体结构的基础上，实现底面四边形与顶点三角形之间的无缝拼接，从而连接六面体与四面体网格。合理的四边形-三角形转换设计不仅保证几何连续性，也直接关系到计算稳定性与边界层捕捉精度。因此，该过渡策略是六面体粘性层与全域网格集成中的关键步骤之一。</w:t>
      </w:r>
    </w:p>
    <w:p w14:paraId="64AC4F84">
      <w:pPr>
        <w:pStyle w:val="166"/>
        <w:keepNext/>
        <w:keepLines/>
        <w:widowControl/>
        <w:numPr>
          <w:ilvl w:val="1"/>
          <w:numId w:val="28"/>
        </w:numPr>
        <w:spacing w:before="140" w:line="360" w:lineRule="auto"/>
        <w:ind w:firstLineChars="0"/>
        <w:jc w:val="left"/>
        <w:outlineLvl w:val="2"/>
        <w:rPr>
          <w:rFonts w:ascii="Times New Roman" w:hAnsi="Times New Roman" w:eastAsia="黑体" w:cs="Times New Roman"/>
          <w:b/>
          <w:sz w:val="28"/>
          <w:szCs w:val="20"/>
        </w:rPr>
      </w:pPr>
      <w:bookmarkStart w:id="123" w:name="_Toc232613839"/>
      <w:r>
        <w:rPr>
          <w:rFonts w:hint="eastAsia" w:ascii="Times New Roman" w:hAnsi="Times New Roman" w:eastAsia="黑体" w:cs="Times New Roman"/>
          <w:b/>
          <w:sz w:val="28"/>
          <w:szCs w:val="20"/>
        </w:rPr>
        <w:t>六面体附面层外表面分类</w:t>
      </w:r>
      <w:bookmarkEnd w:id="123"/>
      <w:r>
        <w:rPr>
          <w:rFonts w:ascii="Times New Roman" w:hAnsi="Times New Roman" w:eastAsia="黑体" w:cs="Times New Roman"/>
          <w:b/>
          <w:sz w:val="28"/>
          <w:szCs w:val="20"/>
        </w:rPr>
        <w:t xml:space="preserve"> </w:t>
      </w:r>
    </w:p>
    <w:p w14:paraId="7BA0CE2A">
      <w:pPr>
        <w:pStyle w:val="67"/>
        <w:adjustRightInd w:val="0"/>
        <w:snapToGrid w:val="0"/>
        <w:spacing w:line="360" w:lineRule="auto"/>
        <w:ind w:firstLine="0" w:firstLineChars="0"/>
        <w:rPr>
          <w:rFonts w:ascii="宋体" w:hAnsi="宋体" w:eastAsia="宋体" w:cs="仿宋"/>
          <w:sz w:val="24"/>
          <w:szCs w:val="24"/>
        </w:rPr>
      </w:pPr>
      <w:r>
        <w:rPr>
          <w:rFonts w:hint="eastAsia" w:ascii="宋体" w:hAnsi="宋体" w:eastAsia="宋体" w:cs="仿宋"/>
          <w:sz w:val="24"/>
          <w:szCs w:val="24"/>
        </w:rPr>
        <w:t>一个六面体为主的粘性计算网格，其外表面的四边形结构主要分为两个部分：</w:t>
      </w:r>
    </w:p>
    <w:p w14:paraId="349EA52E">
      <w:pPr>
        <w:pStyle w:val="67"/>
        <w:adjustRightInd w:val="0"/>
        <w:snapToGrid w:val="0"/>
        <w:spacing w:line="360" w:lineRule="auto"/>
        <w:ind w:firstLine="0" w:firstLineChars="0"/>
        <w:rPr>
          <w:rFonts w:hint="eastAsia" w:ascii="宋体" w:hAnsi="宋体" w:eastAsia="宋体" w:cs="仿宋"/>
          <w:sz w:val="24"/>
          <w:szCs w:val="24"/>
        </w:rPr>
      </w:pPr>
      <w:r>
        <w:rPr>
          <w:rFonts w:hint="eastAsia" w:ascii="宋体" w:hAnsi="宋体" w:eastAsia="宋体" w:cs="仿宋"/>
          <w:sz w:val="24"/>
          <w:szCs w:val="24"/>
        </w:rPr>
        <w:t>顶层四边形表面：即附面层最外侧六面体的上表面，直接面向远场区域。</w:t>
      </w:r>
    </w:p>
    <w:p w14:paraId="45339E17">
      <w:pPr>
        <w:pStyle w:val="67"/>
        <w:adjustRightInd w:val="0"/>
        <w:snapToGrid w:val="0"/>
        <w:spacing w:line="360" w:lineRule="auto"/>
        <w:ind w:firstLine="0" w:firstLineChars="0"/>
        <w:rPr>
          <w:rFonts w:hint="eastAsia" w:ascii="宋体" w:hAnsi="宋体" w:eastAsia="宋体" w:cs="仿宋"/>
          <w:sz w:val="24"/>
          <w:szCs w:val="24"/>
        </w:rPr>
      </w:pPr>
      <w:r>
        <w:rPr>
          <w:rFonts w:hint="eastAsia" w:ascii="宋体" w:hAnsi="宋体" w:eastAsia="宋体" w:cs="仿宋"/>
          <w:sz w:val="24"/>
          <w:szCs w:val="24"/>
        </w:rPr>
        <w:t>侧面四边形表面：由于相邻附面层单元的层数差所暴露出的侧向四边形界面。</w:t>
      </w:r>
    </w:p>
    <w:p w14:paraId="6844C406">
      <w:pPr>
        <w:pStyle w:val="67"/>
        <w:adjustRightInd w:val="0"/>
        <w:snapToGrid w:val="0"/>
        <w:spacing w:line="360" w:lineRule="auto"/>
        <w:ind w:firstLine="480"/>
        <w:rPr>
          <w:rFonts w:ascii="宋体" w:hAnsi="宋体" w:eastAsia="宋体" w:cs="仿宋"/>
          <w:sz w:val="24"/>
          <w:szCs w:val="24"/>
        </w:rPr>
      </w:pPr>
      <w:r>
        <w:rPr>
          <w:rFonts w:hint="eastAsia" w:ascii="宋体" w:hAnsi="宋体" w:eastAsia="宋体" w:cs="仿宋"/>
          <w:sz w:val="24"/>
          <w:szCs w:val="24"/>
        </w:rPr>
        <w:t>对于这两类四边形表面，都需要进行过渡连接，添加新单元以实现到三角形表面的转变。</w:t>
      </w:r>
    </w:p>
    <w:p w14:paraId="434ADBD5">
      <w:pPr>
        <w:pStyle w:val="166"/>
        <w:keepNext/>
        <w:keepLines/>
        <w:widowControl/>
        <w:numPr>
          <w:ilvl w:val="1"/>
          <w:numId w:val="28"/>
        </w:numPr>
        <w:spacing w:before="140" w:line="360" w:lineRule="auto"/>
        <w:ind w:firstLineChars="0"/>
        <w:jc w:val="left"/>
        <w:outlineLvl w:val="2"/>
        <w:rPr>
          <w:rFonts w:ascii="Times New Roman" w:hAnsi="Times New Roman" w:eastAsia="黑体" w:cs="Times New Roman"/>
          <w:b/>
          <w:sz w:val="28"/>
          <w:szCs w:val="20"/>
        </w:rPr>
      </w:pPr>
      <w:bookmarkStart w:id="124" w:name="_Toc232613840"/>
      <w:r>
        <w:rPr>
          <w:rFonts w:hint="eastAsia" w:ascii="Times New Roman" w:hAnsi="Times New Roman" w:eastAsia="黑体" w:cs="Times New Roman"/>
          <w:b/>
          <w:sz w:val="28"/>
          <w:szCs w:val="20"/>
        </w:rPr>
        <w:t>顶层四边形表面过渡算法</w:t>
      </w:r>
      <w:bookmarkEnd w:id="124"/>
      <w:r>
        <w:rPr>
          <w:rFonts w:ascii="Times New Roman" w:hAnsi="Times New Roman" w:eastAsia="黑体" w:cs="Times New Roman"/>
          <w:b/>
          <w:sz w:val="28"/>
          <w:szCs w:val="20"/>
        </w:rPr>
        <w:t xml:space="preserve"> </w:t>
      </w:r>
    </w:p>
    <w:p w14:paraId="3E0AC4ED">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25" w:name="_Toc232613841"/>
      <w:r>
        <w:rPr>
          <w:rFonts w:hint="eastAsia" w:ascii="Times New Roman" w:hAnsi="Times New Roman" w:eastAsia="黑体" w:cs="Times New Roman"/>
          <w:b/>
          <w:sz w:val="28"/>
          <w:szCs w:val="20"/>
        </w:rPr>
        <w:t>算法原理</w:t>
      </w:r>
      <w:bookmarkEnd w:id="125"/>
      <w:r>
        <w:rPr>
          <w:rFonts w:ascii="Times New Roman" w:hAnsi="Times New Roman" w:eastAsia="黑体" w:cs="Times New Roman"/>
          <w:b/>
          <w:sz w:val="28"/>
          <w:szCs w:val="20"/>
        </w:rPr>
        <w:t xml:space="preserve"> </w:t>
      </w:r>
    </w:p>
    <w:p w14:paraId="52E456D6">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对于一个六面体单元，我们可以取其几何中心，将该单元分解成六个金字塔单元。每个金字塔的底面对应六面体的一个面，顶点则为六面体的几何中心点。如图</w:t>
      </w:r>
      <w:r>
        <w:rPr>
          <w:rFonts w:eastAsia="宋体" w:cs="Times New Roman"/>
          <w:sz w:val="24"/>
          <w:szCs w:val="24"/>
        </w:rPr>
        <w:t>14</w:t>
      </w:r>
      <w:r>
        <w:rPr>
          <w:rFonts w:hint="eastAsia" w:ascii="宋体" w:hAnsi="宋体" w:eastAsia="宋体" w:cs="仿宋"/>
          <w:sz w:val="24"/>
          <w:szCs w:val="24"/>
        </w:rPr>
        <w:t>所示，几何中心点分别与六个四边形面连接成了六个金字塔。</w:t>
      </w:r>
    </w:p>
    <w:p w14:paraId="1CE42157">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我们主要关注附面层中最外侧的一层单元，通过对这部分六面体单元进行局部结构重构，可以实现从四边形面向三角形面的自然过渡。具体做法是：在分解成六个金字塔单元后，删除其中的五个，仅保留与底面相连接的金字塔。这样处理后，原本的一个四边形面就自然被转化为四个由三角形组成的表面。</w:t>
      </w:r>
    </w:p>
    <w:p w14:paraId="2CB3CF2F">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26" w:name="_Toc232613842"/>
      <w:r>
        <w:rPr>
          <w:rFonts w:hint="eastAsia" w:ascii="Times New Roman" w:hAnsi="Times New Roman" w:eastAsia="黑体" w:cs="Times New Roman"/>
          <w:b/>
          <w:sz w:val="28"/>
          <w:szCs w:val="20"/>
        </w:rPr>
        <w:t>算法优势</w:t>
      </w:r>
      <w:bookmarkEnd w:id="126"/>
      <w:r>
        <w:rPr>
          <w:rFonts w:ascii="Times New Roman" w:hAnsi="Times New Roman" w:eastAsia="黑体" w:cs="Times New Roman"/>
          <w:b/>
          <w:sz w:val="28"/>
          <w:szCs w:val="20"/>
        </w:rPr>
        <w:t xml:space="preserve"> </w:t>
      </w:r>
    </w:p>
    <w:p w14:paraId="0495B3E5">
      <w:pPr>
        <w:pStyle w:val="67"/>
        <w:adjustRightInd w:val="0"/>
        <w:snapToGrid w:val="0"/>
        <w:spacing w:line="360" w:lineRule="auto"/>
        <w:ind w:firstLine="480"/>
        <w:rPr>
          <w:rFonts w:ascii="宋体" w:hAnsi="宋体" w:eastAsia="宋体" w:cs="仿宋"/>
          <w:sz w:val="24"/>
          <w:szCs w:val="24"/>
        </w:rPr>
      </w:pPr>
      <w:r>
        <w:rPr>
          <w:rFonts w:hint="eastAsia" w:ascii="宋体" w:hAnsi="宋体" w:eastAsia="宋体" w:cs="仿宋"/>
          <w:sz w:val="24"/>
          <w:szCs w:val="24"/>
        </w:rPr>
        <w:t>该方法的优点在于无需生成新的网格单元，从而避免了新生成单元可能产生的相交、重叠、几何退化等问题。这种“删减而非增加”的方式，能够有效降低计算资源的消耗和后续的网格处理复杂度。这种方法对于复杂结构表面进行网格细化或过渡处理时尤为适用，能够在保证几何连续性的前提下提高网格质量与稳定性。</w:t>
      </w:r>
    </w:p>
    <w:p w14:paraId="3AD2AE66">
      <w:pPr>
        <w:pStyle w:val="166"/>
        <w:keepNext/>
        <w:keepLines/>
        <w:widowControl/>
        <w:numPr>
          <w:ilvl w:val="1"/>
          <w:numId w:val="28"/>
        </w:numPr>
        <w:spacing w:before="140" w:line="360" w:lineRule="auto"/>
        <w:ind w:firstLineChars="0"/>
        <w:jc w:val="left"/>
        <w:outlineLvl w:val="2"/>
        <w:rPr>
          <w:rFonts w:ascii="Times New Roman" w:hAnsi="Times New Roman" w:eastAsia="黑体" w:cs="Times New Roman"/>
          <w:b/>
          <w:sz w:val="28"/>
          <w:szCs w:val="20"/>
        </w:rPr>
      </w:pPr>
      <w:bookmarkStart w:id="127" w:name="_Toc232613843"/>
      <w:r>
        <w:rPr>
          <w:rFonts w:hint="eastAsia" w:ascii="Times New Roman" w:hAnsi="Times New Roman" w:eastAsia="黑体" w:cs="Times New Roman"/>
          <w:b/>
          <w:sz w:val="28"/>
          <w:szCs w:val="20"/>
        </w:rPr>
        <w:t>侧面四边形表面过渡算法</w:t>
      </w:r>
      <w:bookmarkEnd w:id="127"/>
      <w:r>
        <w:rPr>
          <w:rFonts w:ascii="Times New Roman" w:hAnsi="Times New Roman" w:eastAsia="黑体" w:cs="Times New Roman"/>
          <w:b/>
          <w:sz w:val="28"/>
          <w:szCs w:val="20"/>
        </w:rPr>
        <w:t xml:space="preserve"> </w:t>
      </w:r>
    </w:p>
    <w:p w14:paraId="5BF3CF66">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28" w:name="_Toc232613844"/>
      <w:r>
        <w:rPr>
          <w:rFonts w:hint="eastAsia" w:ascii="Times New Roman" w:hAnsi="Times New Roman" w:eastAsia="黑体" w:cs="Times New Roman"/>
          <w:b/>
          <w:sz w:val="28"/>
          <w:szCs w:val="20"/>
        </w:rPr>
        <w:t>基本思想</w:t>
      </w:r>
      <w:bookmarkEnd w:id="128"/>
      <w:r>
        <w:rPr>
          <w:rFonts w:ascii="Times New Roman" w:hAnsi="Times New Roman" w:eastAsia="黑体" w:cs="Times New Roman"/>
          <w:b/>
          <w:sz w:val="28"/>
          <w:szCs w:val="20"/>
        </w:rPr>
        <w:t xml:space="preserve"> </w:t>
      </w:r>
    </w:p>
    <w:p w14:paraId="15BB8A48">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在章节</w:t>
      </w:r>
      <w:r>
        <w:rPr>
          <w:rFonts w:eastAsia="宋体" w:cs="Times New Roman"/>
          <w:sz w:val="24"/>
          <w:szCs w:val="24"/>
        </w:rPr>
        <w:t>4</w:t>
      </w:r>
      <w:r>
        <w:rPr>
          <w:rFonts w:hint="eastAsia" w:ascii="宋体" w:hAnsi="宋体" w:eastAsia="宋体" w:cs="仿宋"/>
          <w:sz w:val="24"/>
          <w:szCs w:val="24"/>
        </w:rPr>
        <w:t>.</w:t>
      </w:r>
      <w:r>
        <w:rPr>
          <w:rFonts w:eastAsia="宋体" w:cs="Times New Roman"/>
          <w:sz w:val="24"/>
          <w:szCs w:val="24"/>
        </w:rPr>
        <w:t>3</w:t>
      </w:r>
      <w:r>
        <w:rPr>
          <w:rFonts w:hint="eastAsia" w:ascii="宋体" w:hAnsi="宋体" w:eastAsia="宋体" w:cs="仿宋"/>
          <w:sz w:val="24"/>
          <w:szCs w:val="24"/>
        </w:rPr>
        <w:t>中已经提到，采用删减单元而非新增单元的方式有着诸多的优势，能够有效避免网格重叠、相交等问题，同时减小计算量。这一思路同样适用于侧面四边形的处理。</w:t>
      </w:r>
    </w:p>
    <w:p w14:paraId="56B4A6C0">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对于存在层数差异的两个相邻单元，如图</w:t>
      </w:r>
      <w:r>
        <w:rPr>
          <w:rFonts w:eastAsia="宋体" w:cs="Times New Roman"/>
          <w:sz w:val="24"/>
          <w:szCs w:val="24"/>
        </w:rPr>
        <w:t>15</w:t>
      </w:r>
      <w:r>
        <w:rPr>
          <w:rFonts w:hint="eastAsia" w:ascii="宋体" w:hAnsi="宋体" w:eastAsia="宋体" w:cs="仿宋"/>
          <w:sz w:val="24"/>
          <w:szCs w:val="24"/>
        </w:rPr>
        <w:t>所示，我们可以观察到，相邻单元的侧面暴露在外面，在红色面和黄色面存在四边形的表面。在这个凹陷的表面单元处，不能直接布置金字塔单元。其原因在于如果直接用金字塔单元填充在凹陷处，将会破坏原有的拓扑结构，必须在保证原有拓扑结构的情况下进行填充四面体。</w:t>
      </w:r>
    </w:p>
    <w:p w14:paraId="5E3C429D">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29" w:name="_Toc232613845"/>
      <w:r>
        <w:rPr>
          <w:rFonts w:hint="eastAsia" w:ascii="Times New Roman" w:hAnsi="Times New Roman" w:eastAsia="黑体" w:cs="Times New Roman"/>
          <w:b/>
          <w:sz w:val="28"/>
          <w:szCs w:val="20"/>
        </w:rPr>
        <w:t>算法步骤</w:t>
      </w:r>
      <w:bookmarkEnd w:id="129"/>
      <w:r>
        <w:rPr>
          <w:rFonts w:ascii="Times New Roman" w:hAnsi="Times New Roman" w:eastAsia="黑体" w:cs="Times New Roman"/>
          <w:b/>
          <w:sz w:val="28"/>
          <w:szCs w:val="20"/>
        </w:rPr>
        <w:t xml:space="preserve"> </w:t>
      </w:r>
    </w:p>
    <w:p w14:paraId="737FC8AE">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我们可以通过以下策略解决侧面过渡问题：</w:t>
      </w:r>
    </w:p>
    <w:p w14:paraId="0842AD08">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删减最外层单元：对所有最外层的六面体单元进行删减操作，即将最外侧的一层六面体单元删除，但保留这些被删减六面体单元的几何中心点（如图</w:t>
      </w:r>
      <w:r>
        <w:rPr>
          <w:rFonts w:eastAsia="宋体" w:cs="Times New Roman"/>
          <w:sz w:val="24"/>
          <w:szCs w:val="24"/>
        </w:rPr>
        <w:t>15</w:t>
      </w:r>
      <w:r>
        <w:rPr>
          <w:rFonts w:hint="eastAsia" w:ascii="宋体" w:hAnsi="宋体" w:eastAsia="宋体" w:cs="仿宋"/>
          <w:sz w:val="24"/>
          <w:szCs w:val="24"/>
        </w:rPr>
        <w:t>中的点</w:t>
      </w:r>
      <w:r>
        <w:rPr>
          <w:rFonts w:eastAsia="宋体" w:cs="Times New Roman"/>
          <w:sz w:val="24"/>
          <w:szCs w:val="24"/>
        </w:rPr>
        <w:t>A</w:t>
      </w:r>
      <w:r>
        <w:rPr>
          <w:rFonts w:hint="eastAsia" w:ascii="宋体" w:hAnsi="宋体" w:eastAsia="宋体" w:cs="仿宋"/>
          <w:sz w:val="24"/>
          <w:szCs w:val="24"/>
        </w:rPr>
        <w:t>）。</w:t>
      </w:r>
    </w:p>
    <w:p w14:paraId="00F4BC17">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构造中介节点：通过这种方式，在原附面层网格基础上，我们得到了一组新的几何中心点，与被删减掉一层后的六面体附面层网格。这些几何中心点位于新附面层网格的上方，作为连接构造的中介节点。</w:t>
      </w:r>
    </w:p>
    <w:p w14:paraId="47E069F7">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构建金字塔单元：接下来，可以将这些几何中心点与原有的侧面四边形相连接，构造出新的金字塔单元。如图</w:t>
      </w:r>
      <w:r>
        <w:rPr>
          <w:rFonts w:eastAsia="宋体" w:cs="Times New Roman"/>
          <w:sz w:val="24"/>
          <w:szCs w:val="24"/>
        </w:rPr>
        <w:t>15</w:t>
      </w:r>
      <w:r>
        <w:rPr>
          <w:rFonts w:hint="eastAsia" w:ascii="宋体" w:hAnsi="宋体" w:eastAsia="宋体" w:cs="仿宋"/>
          <w:sz w:val="24"/>
          <w:szCs w:val="24"/>
        </w:rPr>
        <w:t>所示，将中介节点与高出自己一层的六面体单元的侧面连接，可以形成一个金字塔结构；同时与底面相连，形成另一个金字塔结构。此时在红黄两面相交的地方，所有的四边形表面都被覆盖。</w:t>
      </w:r>
    </w:p>
    <w:p w14:paraId="0B92251D">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30" w:name="_Toc232613846"/>
      <w:r>
        <w:rPr>
          <w:rFonts w:hint="eastAsia" w:ascii="Times New Roman" w:hAnsi="Times New Roman" w:eastAsia="黑体" w:cs="Times New Roman"/>
          <w:b/>
          <w:sz w:val="28"/>
          <w:szCs w:val="20"/>
        </w:rPr>
        <w:t>拓扑与质量控制</w:t>
      </w:r>
      <w:bookmarkEnd w:id="130"/>
      <w:r>
        <w:rPr>
          <w:rFonts w:ascii="Times New Roman" w:hAnsi="Times New Roman" w:eastAsia="黑体" w:cs="Times New Roman"/>
          <w:b/>
          <w:sz w:val="28"/>
          <w:szCs w:val="20"/>
        </w:rPr>
        <w:t xml:space="preserve"> </w:t>
      </w:r>
    </w:p>
    <w:p w14:paraId="5521CB0E">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由于中介节点是原有的六面体的几何中心，这就确保了新生成的金字塔单元不会与别的单元形成相交或者重叠关系，简化了增添单元的流程。</w:t>
      </w:r>
    </w:p>
    <w:p w14:paraId="0C77C3B0">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只要在生成附面层时，设置相邻单元最大层数差为</w:t>
      </w:r>
      <w:r>
        <w:rPr>
          <w:rFonts w:eastAsia="宋体" w:cs="Times New Roman"/>
          <w:sz w:val="24"/>
          <w:szCs w:val="24"/>
        </w:rPr>
        <w:t>1</w:t>
      </w:r>
      <w:r>
        <w:rPr>
          <w:rFonts w:hint="eastAsia" w:ascii="宋体" w:hAnsi="宋体" w:eastAsia="宋体" w:cs="仿宋"/>
          <w:sz w:val="24"/>
          <w:szCs w:val="24"/>
        </w:rPr>
        <w:t>，那么该方法将可以把所有的四边形表面转化成三角形表面。通过新增加的金字塔单元，以原来的四边形面为底面，三角形为侧面，从而实现了侧面四边形向三角形的自然转变。</w:t>
      </w:r>
    </w:p>
    <w:p w14:paraId="699AE41E">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同时，新构造的侧面金字塔单元，在拓扑结构上可以无缝连接到按照章节</w:t>
      </w:r>
      <w:r>
        <w:rPr>
          <w:rFonts w:eastAsia="宋体" w:cs="Times New Roman"/>
          <w:sz w:val="24"/>
          <w:szCs w:val="24"/>
        </w:rPr>
        <w:t>4</w:t>
      </w:r>
      <w:r>
        <w:rPr>
          <w:rFonts w:hint="eastAsia" w:ascii="宋体" w:hAnsi="宋体" w:eastAsia="宋体" w:cs="仿宋"/>
          <w:sz w:val="24"/>
          <w:szCs w:val="24"/>
        </w:rPr>
        <w:t>.</w:t>
      </w:r>
      <w:r>
        <w:rPr>
          <w:rFonts w:eastAsia="宋体" w:cs="Times New Roman"/>
          <w:sz w:val="24"/>
          <w:szCs w:val="24"/>
        </w:rPr>
        <w:t>3</w:t>
      </w:r>
      <w:r>
        <w:rPr>
          <w:rFonts w:hint="eastAsia" w:ascii="宋体" w:hAnsi="宋体" w:eastAsia="宋体" w:cs="仿宋"/>
          <w:sz w:val="24"/>
          <w:szCs w:val="24"/>
        </w:rPr>
        <w:t>中构造的表面金字塔，保证了网格的连续性与质量，同时避免了引入冗余单元的风险，为下一步提取三角形表面生成远程的四面体打下了良好的基础。</w:t>
      </w:r>
    </w:p>
    <w:p w14:paraId="762E410A">
      <w:pPr>
        <w:pStyle w:val="67"/>
        <w:adjustRightInd w:val="0"/>
        <w:snapToGrid w:val="0"/>
        <w:spacing w:line="360" w:lineRule="auto"/>
        <w:ind w:firstLine="480"/>
        <w:rPr>
          <w:rFonts w:ascii="宋体" w:hAnsi="宋体" w:eastAsia="宋体" w:cs="仿宋"/>
          <w:sz w:val="24"/>
          <w:szCs w:val="24"/>
        </w:rPr>
      </w:pPr>
      <w:r>
        <w:rPr>
          <w:rFonts w:hint="eastAsia" w:ascii="宋体" w:hAnsi="宋体" w:eastAsia="宋体" w:cs="仿宋"/>
          <w:sz w:val="24"/>
          <w:szCs w:val="24"/>
        </w:rPr>
        <w:t>我们通过一个简单的球形例子，证明了该算法添加金字塔的可行性，确保了将所有四边形面转化为三角形面，并通过新的三角形面生长出四面体单元。</w:t>
      </w:r>
    </w:p>
    <w:p w14:paraId="33A58CF1">
      <w:pPr>
        <w:pStyle w:val="166"/>
        <w:keepNext/>
        <w:keepLines/>
        <w:widowControl/>
        <w:numPr>
          <w:ilvl w:val="1"/>
          <w:numId w:val="28"/>
        </w:numPr>
        <w:spacing w:before="140" w:line="360" w:lineRule="auto"/>
        <w:ind w:firstLineChars="0"/>
        <w:jc w:val="left"/>
        <w:outlineLvl w:val="2"/>
        <w:rPr>
          <w:rFonts w:hint="eastAsia" w:ascii="Times New Roman" w:hAnsi="Times New Roman" w:eastAsia="黑体" w:cs="Times New Roman"/>
          <w:b/>
          <w:sz w:val="28"/>
          <w:szCs w:val="20"/>
        </w:rPr>
      </w:pPr>
      <w:bookmarkStart w:id="131" w:name="_Toc232613847"/>
      <w:r>
        <w:rPr>
          <w:rFonts w:hint="eastAsia" w:ascii="Times New Roman" w:hAnsi="Times New Roman" w:eastAsia="黑体" w:cs="Times New Roman"/>
          <w:b/>
          <w:sz w:val="28"/>
          <w:szCs w:val="20"/>
        </w:rPr>
        <w:t>远场四面体网格生成（八叉树驱动）</w:t>
      </w:r>
      <w:bookmarkEnd w:id="131"/>
      <w:r>
        <w:rPr>
          <w:rFonts w:ascii="Times New Roman" w:hAnsi="Times New Roman" w:eastAsia="黑体" w:cs="Times New Roman"/>
          <w:b/>
          <w:sz w:val="28"/>
          <w:szCs w:val="20"/>
        </w:rPr>
        <w:t xml:space="preserve"> </w:t>
      </w:r>
    </w:p>
    <w:p w14:paraId="05AA4EB8">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在完成四边形–三角形过渡后，远场区域采用八叉树（</w:t>
      </w:r>
      <w:r>
        <w:rPr>
          <w:rFonts w:eastAsia="宋体" w:cs="Times New Roman"/>
          <w:sz w:val="24"/>
          <w:szCs w:val="24"/>
        </w:rPr>
        <w:t>Octree</w:t>
      </w:r>
      <w:r>
        <w:rPr>
          <w:rFonts w:hint="eastAsia" w:ascii="宋体" w:hAnsi="宋体" w:eastAsia="宋体" w:cs="仿宋"/>
          <w:sz w:val="24"/>
          <w:szCs w:val="24"/>
        </w:rPr>
        <w:t>）背景网格生成四面体单元。</w:t>
      </w:r>
    </w:p>
    <w:p w14:paraId="575DE510">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32" w:name="_Toc232613848"/>
      <w:r>
        <w:rPr>
          <w:rFonts w:hint="eastAsia" w:ascii="Times New Roman" w:hAnsi="Times New Roman" w:eastAsia="黑体" w:cs="Times New Roman"/>
          <w:b/>
          <w:sz w:val="28"/>
          <w:szCs w:val="20"/>
        </w:rPr>
        <w:t>节点与边数据结构</w:t>
      </w:r>
      <w:bookmarkEnd w:id="132"/>
      <w:r>
        <w:rPr>
          <w:rFonts w:ascii="Times New Roman" w:hAnsi="Times New Roman" w:eastAsia="黑体" w:cs="Times New Roman"/>
          <w:b/>
          <w:sz w:val="28"/>
          <w:szCs w:val="20"/>
        </w:rPr>
        <w:t xml:space="preserve"> </w:t>
      </w:r>
    </w:p>
    <w:p w14:paraId="50B146E3">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八叉树网格生成算法中，树从根节点开始不断细分，树节点的数据结构是核心设计之一，影响着整个算法的时间、空间效率等。</w:t>
      </w:r>
    </w:p>
    <w:p w14:paraId="3BF94FE7">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节点数据结构（图</w:t>
      </w:r>
      <w:r>
        <w:rPr>
          <w:rFonts w:eastAsia="宋体" w:cs="Times New Roman"/>
          <w:sz w:val="24"/>
          <w:szCs w:val="24"/>
        </w:rPr>
        <w:t>13</w:t>
      </w:r>
      <w:r>
        <w:rPr>
          <w:rFonts w:hint="eastAsia" w:ascii="宋体" w:hAnsi="宋体" w:eastAsia="宋体" w:cs="仿宋"/>
          <w:sz w:val="24"/>
          <w:szCs w:val="24"/>
        </w:rPr>
        <w:t>）：节点形状均为六面体，通过八个顶点进行表示。由于顶点可能会被多个节点共享，为了避免顶点坐标数据的重复存储，我们将顶点坐标储存至一个全局数组之中，节点中使用索引查询坐标。</w:t>
      </w:r>
    </w:p>
    <w:p w14:paraId="667B17CC">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边数据结构（图</w:t>
      </w:r>
      <w:r>
        <w:rPr>
          <w:rFonts w:eastAsia="宋体" w:cs="Times New Roman"/>
          <w:sz w:val="24"/>
          <w:szCs w:val="24"/>
        </w:rPr>
        <w:t>14</w:t>
      </w:r>
      <w:r>
        <w:rPr>
          <w:rFonts w:hint="eastAsia" w:ascii="宋体" w:hAnsi="宋体" w:eastAsia="宋体" w:cs="仿宋"/>
          <w:sz w:val="24"/>
          <w:szCs w:val="24"/>
        </w:rPr>
        <w:t>）：一个边由起点和终点两个索引构成，当发生细分时，边上会新增一个中间顶点。另外，一条边最多由四个节点所共享，我们将这四个节点按照一定顺序存储，四个节点所共享的中心边储存的邻居为 [</w:t>
      </w:r>
      <w:r>
        <w:rPr>
          <w:rFonts w:eastAsia="宋体" w:cs="Times New Roman"/>
          <w:sz w:val="24"/>
          <w:szCs w:val="24"/>
        </w:rPr>
        <w:t>0</w:t>
      </w:r>
      <w:r>
        <w:rPr>
          <w:rFonts w:hint="eastAsia" w:ascii="宋体" w:hAnsi="宋体" w:eastAsia="宋体" w:cs="仿宋"/>
          <w:sz w:val="24"/>
          <w:szCs w:val="24"/>
        </w:rPr>
        <w:t>,</w:t>
      </w:r>
      <w:r>
        <w:rPr>
          <w:rFonts w:eastAsia="宋体" w:cs="Times New Roman"/>
          <w:sz w:val="24"/>
          <w:szCs w:val="24"/>
        </w:rPr>
        <w:t>1</w:t>
      </w:r>
      <w:r>
        <w:rPr>
          <w:rFonts w:hint="eastAsia" w:ascii="宋体" w:hAnsi="宋体" w:eastAsia="宋体" w:cs="仿宋"/>
          <w:sz w:val="24"/>
          <w:szCs w:val="24"/>
        </w:rPr>
        <w:t>,</w:t>
      </w:r>
      <w:r>
        <w:rPr>
          <w:rFonts w:eastAsia="宋体" w:cs="Times New Roman"/>
          <w:sz w:val="24"/>
          <w:szCs w:val="24"/>
        </w:rPr>
        <w:t>2</w:t>
      </w:r>
      <w:r>
        <w:rPr>
          <w:rFonts w:hint="eastAsia" w:ascii="宋体" w:hAnsi="宋体" w:eastAsia="宋体" w:cs="仿宋"/>
          <w:sz w:val="24"/>
          <w:szCs w:val="24"/>
        </w:rPr>
        <w:t>,</w:t>
      </w:r>
      <w:r>
        <w:rPr>
          <w:rFonts w:eastAsia="宋体" w:cs="Times New Roman"/>
          <w:sz w:val="24"/>
          <w:szCs w:val="24"/>
        </w:rPr>
        <w:t>3</w:t>
      </w:r>
      <w:r>
        <w:rPr>
          <w:rFonts w:hint="eastAsia" w:ascii="宋体" w:hAnsi="宋体" w:eastAsia="宋体" w:cs="仿宋"/>
          <w:sz w:val="24"/>
          <w:szCs w:val="24"/>
        </w:rPr>
        <w:t>]。有了这些信息，通过节点的顶点索引得到所有的边，并通过边可以快速寻找节点的邻居节点。</w:t>
      </w:r>
    </w:p>
    <w:p w14:paraId="74AA539E">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33" w:name="_Toc232613849"/>
      <w:r>
        <w:rPr>
          <w:rFonts w:hint="eastAsia" w:ascii="Times New Roman" w:hAnsi="Times New Roman" w:eastAsia="黑体" w:cs="Times New Roman"/>
          <w:b/>
          <w:sz w:val="28"/>
          <w:szCs w:val="20"/>
        </w:rPr>
        <w:t>节点细分策略</w:t>
      </w:r>
      <w:bookmarkEnd w:id="133"/>
    </w:p>
    <w:p w14:paraId="7041B2DB">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一个节点可以进行八分、四分或者二分，根据不同的方向共有</w:t>
      </w:r>
      <w:r>
        <w:rPr>
          <w:rFonts w:eastAsia="宋体" w:cs="Times New Roman"/>
          <w:sz w:val="24"/>
          <w:szCs w:val="24"/>
        </w:rPr>
        <w:t>7</w:t>
      </w:r>
      <w:r>
        <w:rPr>
          <w:rFonts w:hint="eastAsia" w:ascii="宋体" w:hAnsi="宋体" w:eastAsia="宋体" w:cs="仿宋"/>
          <w:sz w:val="24"/>
          <w:szCs w:val="24"/>
        </w:rPr>
        <w:t>种细分方式。在本文算法中，细分过程被分为以下加入新顶点和加入新节点两个步骤。不同细分方式具体操作略有不同，但整体思路一致，下面以八分的情况为例。</w:t>
      </w:r>
    </w:p>
    <w:p w14:paraId="23775E17">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w:t>
      </w:r>
      <w:r>
        <w:rPr>
          <w:rFonts w:eastAsia="宋体" w:cs="Times New Roman"/>
          <w:sz w:val="24"/>
          <w:szCs w:val="24"/>
        </w:rPr>
        <w:t>1</w:t>
      </w:r>
      <w:r>
        <w:rPr>
          <w:rFonts w:hint="eastAsia" w:ascii="宋体" w:hAnsi="宋体" w:eastAsia="宋体" w:cs="仿宋"/>
          <w:sz w:val="24"/>
          <w:szCs w:val="24"/>
        </w:rPr>
        <w:t>）新顶点生成（图</w:t>
      </w:r>
      <w:r>
        <w:rPr>
          <w:rFonts w:eastAsia="宋体" w:cs="Times New Roman"/>
          <w:sz w:val="24"/>
          <w:szCs w:val="24"/>
        </w:rPr>
        <w:t>16</w:t>
      </w:r>
      <w:r>
        <w:rPr>
          <w:rFonts w:hint="eastAsia" w:ascii="宋体" w:hAnsi="宋体" w:eastAsia="宋体" w:cs="仿宋"/>
          <w:sz w:val="24"/>
          <w:szCs w:val="24"/>
        </w:rPr>
        <w:t xml:space="preserve">） </w:t>
      </w:r>
    </w:p>
    <w:p w14:paraId="35616CCD">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在一个节点八分的过程中，最多会产生</w:t>
      </w:r>
      <w:r>
        <w:rPr>
          <w:rFonts w:eastAsia="宋体" w:cs="Times New Roman"/>
          <w:sz w:val="24"/>
          <w:szCs w:val="24"/>
        </w:rPr>
        <w:t>19</w:t>
      </w:r>
      <w:r>
        <w:rPr>
          <w:rFonts w:hint="eastAsia" w:ascii="宋体" w:hAnsi="宋体" w:eastAsia="宋体" w:cs="仿宋"/>
          <w:sz w:val="24"/>
          <w:szCs w:val="24"/>
        </w:rPr>
        <w:t>个新顶点，这些新顶点根据所处位置可分为三种类型：边上、面上、中心。所有新顶点可通过节点本身坐标计算得出，部分顶点可能在其它节点细分时就已经被加入。</w:t>
      </w:r>
    </w:p>
    <w:p w14:paraId="7597C325">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w:t>
      </w:r>
      <w:r>
        <w:rPr>
          <w:rFonts w:eastAsia="宋体" w:cs="Times New Roman"/>
          <w:sz w:val="24"/>
          <w:szCs w:val="24"/>
        </w:rPr>
        <w:t>2</w:t>
      </w:r>
      <w:r>
        <w:rPr>
          <w:rFonts w:hint="eastAsia" w:ascii="宋体" w:hAnsi="宋体" w:eastAsia="宋体" w:cs="仿宋"/>
          <w:sz w:val="24"/>
          <w:szCs w:val="24"/>
        </w:rPr>
        <w:t>）顶点插入规则（图</w:t>
      </w:r>
      <w:r>
        <w:rPr>
          <w:rFonts w:eastAsia="宋体" w:cs="Times New Roman"/>
          <w:sz w:val="24"/>
          <w:szCs w:val="24"/>
        </w:rPr>
        <w:t>17</w:t>
      </w:r>
      <w:r>
        <w:rPr>
          <w:rFonts w:hint="eastAsia" w:ascii="宋体" w:hAnsi="宋体" w:eastAsia="宋体" w:cs="仿宋"/>
          <w:sz w:val="24"/>
          <w:szCs w:val="24"/>
        </w:rPr>
        <w:t xml:space="preserve">） </w:t>
      </w:r>
    </w:p>
    <w:p w14:paraId="5A265801">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新顶点位于面上中心时，该顶点是面上横竖两条边的中心，查询两条边是否含有中间顶点，如果均含有中间顶点，则直接返回该顶点索引；仅一条边包含中间点时，可得到该顶点已有的索引，并构造缺少的边信息；均不包含中间顶点时，将待添加顶点加入顶点数组中，并构造新的边信息（虚线边为待新增的边）。中心顶点由于位于节点内部，此前必定没有出现，所以可直接加入顶点数组中，同时更新边信息。</w:t>
      </w:r>
    </w:p>
    <w:p w14:paraId="0C0AF80E">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总体来说，新增点的插入与边信息有很大关联，主要在于两方面：通过边信息判断顶点是否已经存在和加入之后边信息的更新，处理好这两方面就可以妥善地完成新顶点的加入。</w:t>
      </w:r>
    </w:p>
    <w:p w14:paraId="7FBC8927">
      <w:pPr>
        <w:pStyle w:val="166"/>
        <w:keepNext/>
        <w:keepLines/>
        <w:widowControl/>
        <w:numPr>
          <w:ilvl w:val="2"/>
          <w:numId w:val="28"/>
        </w:numPr>
        <w:spacing w:before="140" w:line="360" w:lineRule="auto"/>
        <w:ind w:firstLineChars="0"/>
        <w:jc w:val="left"/>
        <w:outlineLvl w:val="2"/>
        <w:rPr>
          <w:rFonts w:ascii="Times New Roman" w:hAnsi="Times New Roman" w:eastAsia="黑体" w:cs="Times New Roman"/>
          <w:b/>
          <w:sz w:val="28"/>
          <w:szCs w:val="20"/>
        </w:rPr>
      </w:pPr>
      <w:bookmarkStart w:id="134" w:name="_Toc232613850"/>
      <w:r>
        <w:rPr>
          <w:rFonts w:hint="eastAsia" w:ascii="Times New Roman" w:hAnsi="Times New Roman" w:eastAsia="黑体" w:cs="Times New Roman"/>
          <w:b/>
          <w:sz w:val="28"/>
          <w:szCs w:val="20"/>
        </w:rPr>
        <w:t>八叉树平衡与细分控制</w:t>
      </w:r>
      <w:bookmarkEnd w:id="134"/>
      <w:r>
        <w:rPr>
          <w:rFonts w:ascii="Times New Roman" w:hAnsi="Times New Roman" w:eastAsia="黑体" w:cs="Times New Roman"/>
          <w:b/>
          <w:sz w:val="28"/>
          <w:szCs w:val="20"/>
        </w:rPr>
        <w:t xml:space="preserve"> </w:t>
      </w:r>
    </w:p>
    <w:p w14:paraId="39EEFDEC">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八叉树的根节点包围了整个半导体模型，而半导体模型中的区域分布是不规则的，为了便于后续不同区域的网格加密，可以使用特定平面切分根节点。接着根据全局最大尺寸，对所有节点进行细分，根据</w:t>
      </w:r>
      <w:r>
        <w:rPr>
          <w:rFonts w:eastAsia="宋体" w:cs="Times New Roman"/>
          <w:sz w:val="24"/>
          <w:szCs w:val="24"/>
        </w:rPr>
        <w:t>XYZ</w:t>
      </w:r>
      <w:r>
        <w:rPr>
          <w:rFonts w:hint="eastAsia" w:ascii="宋体" w:hAnsi="宋体" w:eastAsia="宋体" w:cs="仿宋"/>
          <w:sz w:val="24"/>
          <w:szCs w:val="24"/>
        </w:rPr>
        <w:t>方向上的尺寸是否满足要求，满足尺寸要求时检查是否存在两条边长比大于指定纵横比的情况，上述条件如有不满足，选择对应方向的二分、四分、或者八分的策略，直至所有节点都满足全局最大尺寸和纵横比的要求。</w:t>
      </w:r>
    </w:p>
    <w:p w14:paraId="20901436">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由于上述加入了二分、四分的细分方式，导致即使相邻节点细分深度相同，但细分方向的不同也可能有着较差的形态，导致标准定义不再适用，无法通过深度差判定平衡性。因此本研究中对于任意叶子节点的一条边，其细分后的孩子边不允许再被细分。</w:t>
      </w:r>
    </w:p>
    <w:p w14:paraId="52642E6A">
      <w:pPr>
        <w:pStyle w:val="67"/>
        <w:adjustRightInd w:val="0"/>
        <w:snapToGrid w:val="0"/>
        <w:spacing w:line="360" w:lineRule="auto"/>
        <w:ind w:firstLine="480"/>
        <w:rPr>
          <w:rFonts w:hint="eastAsia" w:ascii="宋体" w:hAnsi="宋体" w:eastAsia="宋体" w:cs="仿宋"/>
          <w:sz w:val="24"/>
          <w:szCs w:val="24"/>
        </w:rPr>
      </w:pPr>
      <w:r>
        <w:rPr>
          <w:rFonts w:hint="eastAsia" w:ascii="宋体" w:hAnsi="宋体" w:eastAsia="宋体" w:cs="仿宋"/>
          <w:sz w:val="24"/>
          <w:szCs w:val="24"/>
        </w:rPr>
        <w:t>树的平衡从根节点开始，如果当前节点有孩子节点，则将孩子节点加入待平衡队列；如果当前节点是叶子节点，则进行平衡性判断。对于一个叶子节点，根据索引可查询到十二条边所对应的信息，每条边查询其是否含有中间点，如果含有中间点，继续查询中间点与起点终点形成的两条边信息，如果仍然含有中间点，那么表明这条边是不平衡的，需要在这条边对应的方向上进行细分，最多三个方向上均需要细分。当待平衡队列为空时，将得到一棵平衡的八叉树。</w:t>
      </w:r>
    </w:p>
    <w:p w14:paraId="222C9B7B">
      <w:pPr>
        <w:pStyle w:val="2"/>
        <w:numPr>
          <w:ilvl w:val="0"/>
          <w:numId w:val="21"/>
        </w:numPr>
        <w:rPr>
          <w:rFonts w:eastAsia="黑体" w:cs="Times New Roman"/>
          <w:sz w:val="36"/>
          <w:szCs w:val="36"/>
        </w:rPr>
      </w:pPr>
      <w:bookmarkStart w:id="135" w:name="_Toc232613851"/>
      <w:r>
        <w:rPr>
          <w:rFonts w:eastAsia="黑体" w:cs="Times New Roman"/>
          <w:sz w:val="36"/>
          <w:szCs w:val="36"/>
        </w:rPr>
        <w:t>总结</w:t>
      </w:r>
      <w:bookmarkEnd w:id="135"/>
    </w:p>
    <w:p w14:paraId="24557176">
      <w:pPr>
        <w:pStyle w:val="67"/>
        <w:spacing w:line="360" w:lineRule="auto"/>
        <w:ind w:firstLine="480"/>
        <w:rPr>
          <w:rFonts w:eastAsia="宋体" w:cs="Times New Roman"/>
          <w:sz w:val="24"/>
          <w:szCs w:val="24"/>
        </w:rPr>
      </w:pPr>
      <w:r>
        <w:rPr>
          <w:rFonts w:eastAsia="宋体" w:cs="Times New Roman"/>
          <w:sz w:val="24"/>
          <w:szCs w:val="24"/>
        </w:rPr>
        <w:t>本</w:t>
      </w:r>
      <w:r>
        <w:rPr>
          <w:rFonts w:hint="eastAsia" w:eastAsia="宋体" w:cs="Times New Roman"/>
          <w:sz w:val="24"/>
          <w:szCs w:val="24"/>
        </w:rPr>
        <w:t>报告介绍了</w:t>
      </w:r>
      <w:r>
        <w:rPr>
          <w:rFonts w:eastAsia="宋体" w:cs="Times New Roman"/>
          <w:sz w:val="24"/>
          <w:szCs w:val="24"/>
        </w:rPr>
        <w:t>一套创新的六边形占优边界层网格前沿点法向计算与优化算法，致力于解决四边形占优网格下，复杂几何体边界层网格生成中的关键技术挑战。研究将系统性地建立基于1-ring 面片的法向计算理论框架，通过引入可视锥约束条件确保法向基于局部最优性原则，并构建多目标优化模型，采用数值优化方法求解局部最优网格法向。针对传统方法在复杂几何特征处（如凸/凹前沿点、锐利边缘等）易产生网格畸变的问题，拟提出多法向生成策略：在凸脊边处基于1-ring 拓扑分析自动确定多个层进方向，开发智能融合单元生成算法消除潜在网格缝隙；在凹前沿点处设计法向光顺化算法，自适应适应步长收缩机制，有效修正无效单元，以提高网格质量的整体协调性和计算稳定性。该技术预期将提升边界层网格生成中的法向计算精度和复杂特征适应能力，为高质量六面体占优边界层网格的自动化生成提供坚实的理论支撑和技术保障。</w:t>
      </w:r>
    </w:p>
    <w:sectPr>
      <w:pgSz w:w="11906" w:h="16838"/>
      <w:pgMar w:top="1588" w:right="1134" w:bottom="1134" w:left="1418" w:header="1021" w:footer="851" w:gutter="0"/>
      <w:pgNumType w:start="1"/>
      <w:cols w:space="425"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AdvP696A">
    <w:altName w:val="Arial"/>
    <w:panose1 w:val="00000000000000000000"/>
    <w:charset w:val="00"/>
    <w:family w:val="swiss"/>
    <w:pitch w:val="default"/>
    <w:sig w:usb0="00000000" w:usb1="00000000" w:usb2="00000000" w:usb3="00000000" w:csb0="00000001" w:csb1="00000000"/>
  </w:font>
  <w:font w:name="Lucida Grande">
    <w:altName w:val="Courier New"/>
    <w:panose1 w:val="00000000000000000000"/>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651A8">
    <w:pPr>
      <w:pStyle w:val="21"/>
      <w:jc w:val="center"/>
      <w:rPr>
        <w:rFonts w:hint="eastAsia"/>
      </w:rPr>
    </w:pPr>
  </w:p>
  <w:p w14:paraId="10AC794A">
    <w:pPr>
      <w:pStyle w:val="2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70D8D">
    <w:pPr>
      <w:pStyle w:val="2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BD93A">
    <w:pPr>
      <w:pStyle w:val="21"/>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9723737"/>
    </w:sdtPr>
    <w:sdtContent>
      <w:p w14:paraId="4D6E6D6A">
        <w:pPr>
          <w:pStyle w:val="21"/>
          <w:jc w:val="center"/>
          <w:rPr>
            <w:rFonts w:hint="eastAsia"/>
          </w:rPr>
        </w:pPr>
        <w:r>
          <w:fldChar w:fldCharType="begin"/>
        </w:r>
        <w:r>
          <w:instrText xml:space="preserve">PAGE   \* MERGEFORMAT</w:instrText>
        </w:r>
        <w:r>
          <w:fldChar w:fldCharType="separate"/>
        </w:r>
        <w:r>
          <w:rPr>
            <w:lang w:val="zh-CN"/>
          </w:rPr>
          <w:t>1</w:t>
        </w:r>
        <w:r>
          <w:fldChar w:fldCharType="end"/>
        </w:r>
      </w:p>
    </w:sdtContent>
  </w:sdt>
  <w:p w14:paraId="20684996">
    <w:pPr>
      <w:pStyle w:val="21"/>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96846">
    <w:pPr>
      <w:pStyle w:val="2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FAFE0">
    <w:pPr>
      <w:pStyle w:val="2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935C">
    <w:pPr>
      <w:pStyle w:val="22"/>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73E4D">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F553B"/>
    <w:multiLevelType w:val="multilevel"/>
    <w:tmpl w:val="028F553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B90476F"/>
    <w:multiLevelType w:val="multilevel"/>
    <w:tmpl w:val="0B90476F"/>
    <w:lvl w:ilvl="0" w:tentative="0">
      <w:start w:val="1"/>
      <w:numFmt w:val="upperLetter"/>
      <w:pStyle w:val="98"/>
      <w:suff w:val="nothing"/>
      <w:lvlText w:val="附录%1"/>
      <w:lvlJc w:val="left"/>
      <w:pPr>
        <w:ind w:left="0" w:firstLine="0"/>
      </w:pPr>
      <w:rPr>
        <w:rFonts w:hint="default" w:ascii="Times New Roman" w:hAnsi="Times New Roman" w:eastAsia="黑体"/>
        <w:b w:val="0"/>
        <w:i w:val="0"/>
        <w:snapToGrid/>
        <w:color w:val="auto"/>
        <w:kern w:val="0"/>
        <w:sz w:val="28"/>
        <w:u w:val="none"/>
      </w:rPr>
    </w:lvl>
    <w:lvl w:ilvl="1" w:tentative="0">
      <w:start w:val="1"/>
      <w:numFmt w:val="decimal"/>
      <w:pStyle w:val="113"/>
      <w:suff w:val="nothing"/>
      <w:lvlText w:val="%1.%2　"/>
      <w:lvlJc w:val="left"/>
      <w:pPr>
        <w:ind w:left="0" w:firstLine="0"/>
      </w:pPr>
      <w:rPr>
        <w:rFonts w:hint="default" w:ascii="Times New Roman" w:hAnsi="Times New Roman" w:eastAsia="黑体" w:cs="Times New Roman"/>
        <w:b/>
        <w:bCs w:val="0"/>
        <w:i w:val="0"/>
        <w:iCs w:val="0"/>
        <w:caps w:val="0"/>
        <w:smallCaps w:val="0"/>
        <w:strike w:val="0"/>
        <w:dstrike w:val="0"/>
        <w:vanish w:val="0"/>
        <w:color w:val="000000"/>
        <w:spacing w:val="0"/>
        <w:position w:val="0"/>
        <w:sz w:val="28"/>
        <w:u w:val="none"/>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Times New Roman" w:hAnsi="Times New Roman" w:eastAsia="黑体"/>
        <w:b/>
        <w:i w:val="0"/>
        <w:snapToGrid/>
        <w:color w:val="auto"/>
        <w:kern w:val="0"/>
        <w:sz w:val="28"/>
        <w:u w:val="none"/>
      </w:rPr>
    </w:lvl>
    <w:lvl w:ilvl="3" w:tentative="0">
      <w:start w:val="1"/>
      <w:numFmt w:val="decimal"/>
      <w:suff w:val="nothing"/>
      <w:lvlText w:val="%1.%2.%3.%4　"/>
      <w:lvlJc w:val="left"/>
      <w:pPr>
        <w:ind w:left="0" w:firstLine="0"/>
      </w:pPr>
      <w:rPr>
        <w:rFonts w:hint="default" w:ascii="Times New Roman" w:hAnsi="Times New Roman" w:eastAsia="黑体"/>
        <w:b/>
        <w:i w:val="0"/>
        <w:snapToGrid/>
        <w:color w:val="auto"/>
        <w:kern w:val="0"/>
        <w:sz w:val="28"/>
        <w:u w:val="none"/>
      </w:rPr>
    </w:lvl>
    <w:lvl w:ilvl="4" w:tentative="0">
      <w:start w:val="1"/>
      <w:numFmt w:val="decimal"/>
      <w:suff w:val="nothing"/>
      <w:lvlText w:val="%1.%2.%3.%4.%5　"/>
      <w:lvlJc w:val="left"/>
      <w:pPr>
        <w:ind w:left="0" w:firstLine="0"/>
      </w:pPr>
      <w:rPr>
        <w:rFonts w:hint="default" w:ascii="Times New Roman" w:hAnsi="Times New Roman" w:eastAsia="黑体"/>
        <w:b/>
        <w:i w:val="0"/>
        <w:snapToGrid/>
        <w:color w:val="auto"/>
        <w:kern w:val="0"/>
        <w:sz w:val="28"/>
        <w:u w:val="none"/>
      </w:rPr>
    </w:lvl>
    <w:lvl w:ilvl="5" w:tentative="0">
      <w:start w:val="1"/>
      <w:numFmt w:val="decimal"/>
      <w:suff w:val="nothing"/>
      <w:lvlText w:val="%1.%2.%3.%4.%5.%6　"/>
      <w:lvlJc w:val="left"/>
      <w:pPr>
        <w:ind w:left="0" w:firstLine="0"/>
      </w:pPr>
      <w:rPr>
        <w:rFonts w:hint="default" w:ascii="Times New Roman" w:hAnsi="Times New Roman" w:eastAsia="黑体"/>
        <w:b/>
        <w:i w:val="0"/>
        <w:snapToGrid/>
        <w:color w:val="auto"/>
        <w:kern w:val="0"/>
        <w:sz w:val="28"/>
        <w:u w:val="none"/>
      </w:rPr>
    </w:lvl>
    <w:lvl w:ilvl="6" w:tentative="0">
      <w:start w:val="1"/>
      <w:numFmt w:val="decimal"/>
      <w:suff w:val="nothing"/>
      <w:lvlText w:val="%1.%2.%3.%4.%5.%6.%7　"/>
      <w:lvlJc w:val="left"/>
      <w:pPr>
        <w:ind w:left="1" w:firstLine="0"/>
      </w:pPr>
      <w:rPr>
        <w:rFonts w:hint="default" w:ascii="Times New Roman" w:hAnsi="Times New Roman" w:eastAsia="黑体"/>
        <w:b/>
        <w:i w:val="0"/>
        <w:snapToGrid/>
        <w:color w:val="auto"/>
        <w:kern w:val="0"/>
        <w:sz w:val="28"/>
        <w:u w:val="none"/>
      </w:rPr>
    </w:lvl>
    <w:lvl w:ilvl="7" w:tentative="0">
      <w:start w:val="1"/>
      <w:numFmt w:val="decimal"/>
      <w:lvlRestart w:val="1"/>
      <w:pStyle w:val="107"/>
      <w:suff w:val="nothing"/>
      <w:lvlText w:val="图%1.%8　"/>
      <w:lvlJc w:val="left"/>
      <w:pPr>
        <w:ind w:left="0" w:firstLine="0"/>
      </w:pPr>
      <w:rPr>
        <w:rFonts w:hint="eastAsia" w:ascii="黑体" w:hAnsi="Times New Roman" w:eastAsia="黑体"/>
        <w:b w:val="0"/>
        <w:i w:val="0"/>
        <w:snapToGrid/>
        <w:color w:val="auto"/>
        <w:kern w:val="0"/>
        <w:sz w:val="28"/>
        <w:szCs w:val="28"/>
        <w:u w:val="none"/>
      </w:rPr>
    </w:lvl>
    <w:lvl w:ilvl="8" w:tentative="0">
      <w:start w:val="1"/>
      <w:numFmt w:val="decimal"/>
      <w:lvlRestart w:val="1"/>
      <w:pStyle w:val="99"/>
      <w:suff w:val="nothing"/>
      <w:lvlText w:val="表%1.%9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abstractNum>
  <w:abstractNum w:abstractNumId="2">
    <w:nsid w:val="0B904ABC"/>
    <w:multiLevelType w:val="multilevel"/>
    <w:tmpl w:val="0B904AB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0DD96988"/>
    <w:multiLevelType w:val="multilevel"/>
    <w:tmpl w:val="0DD96988"/>
    <w:lvl w:ilvl="0" w:tentative="0">
      <w:start w:val="1"/>
      <w:numFmt w:val="decimal"/>
      <w:lvlText w:val="%1"/>
      <w:lvlJc w:val="left"/>
      <w:pPr>
        <w:tabs>
          <w:tab w:val="left" w:pos="423"/>
        </w:tabs>
        <w:ind w:left="423" w:hanging="425"/>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tentative="0">
      <w:start w:val="1"/>
      <w:numFmt w:val="decimal"/>
      <w:lvlText w:val="%1.%2"/>
      <w:lvlJc w:val="left"/>
      <w:pPr>
        <w:tabs>
          <w:tab w:val="left" w:pos="707"/>
        </w:tabs>
        <w:ind w:left="707" w:hanging="709"/>
      </w:pPr>
      <w:rPr>
        <w:rFonts w:hint="default" w:ascii="Times New Roman" w:hAnsi="Times New Roman" w:eastAsia="黑体"/>
        <w:b/>
        <w:i w:val="0"/>
        <w:snapToGrid/>
        <w:color w:val="auto"/>
        <w:spacing w:val="0"/>
        <w:w w:val="100"/>
        <w:kern w:val="21"/>
        <w:sz w:val="28"/>
        <w:u w:val="none"/>
      </w:rPr>
    </w:lvl>
    <w:lvl w:ilvl="2" w:tentative="0">
      <w:start w:val="1"/>
      <w:numFmt w:val="decimal"/>
      <w:isLgl/>
      <w:lvlText w:val="%1.%2.%3"/>
      <w:lvlJc w:val="left"/>
      <w:pPr>
        <w:tabs>
          <w:tab w:val="left" w:pos="838"/>
        </w:tabs>
        <w:ind w:left="838" w:hanging="840"/>
      </w:pPr>
      <w:rPr>
        <w:rFonts w:hint="default" w:ascii="Times New Roman" w:hAnsi="Times New Roman" w:eastAsia="黑体"/>
        <w:b/>
        <w:i w:val="0"/>
        <w:sz w:val="28"/>
      </w:rPr>
    </w:lvl>
    <w:lvl w:ilvl="3" w:tentative="0">
      <w:start w:val="1"/>
      <w:numFmt w:val="decimal"/>
      <w:lvlText w:val="%1.%2.%3.%4"/>
      <w:lvlJc w:val="left"/>
      <w:pPr>
        <w:tabs>
          <w:tab w:val="left" w:pos="1274"/>
        </w:tabs>
        <w:ind w:left="1274" w:hanging="1276"/>
      </w:pPr>
      <w:rPr>
        <w:rFonts w:hint="default" w:ascii="Times New Roman" w:hAnsi="Times New Roman" w:eastAsia="黑体"/>
        <w:b/>
        <w:i w:val="0"/>
        <w:color w:val="auto"/>
        <w:sz w:val="28"/>
        <w:u w:val="none"/>
      </w:rPr>
    </w:lvl>
    <w:lvl w:ilvl="4" w:tentative="0">
      <w:start w:val="1"/>
      <w:numFmt w:val="decimal"/>
      <w:lvlText w:val="%1.%2.%3.%4.%5"/>
      <w:lvlJc w:val="left"/>
      <w:pPr>
        <w:tabs>
          <w:tab w:val="left" w:pos="1238"/>
        </w:tabs>
        <w:ind w:left="1238" w:hanging="1240"/>
      </w:pPr>
      <w:rPr>
        <w:rFonts w:hint="eastAsia" w:ascii="Times New Roman" w:hAnsi="Times New Roman" w:eastAsia="黑体" w:cs="Times New Roman"/>
        <w:b/>
        <w:bCs w:val="0"/>
        <w:i w:val="0"/>
        <w:iCs/>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tentative="0">
      <w:start w:val="1"/>
      <w:numFmt w:val="decimal"/>
      <w:lvlText w:val="%1.%2.%3.%4.%5.%6"/>
      <w:lvlJc w:val="left"/>
      <w:pPr>
        <w:tabs>
          <w:tab w:val="left" w:pos="1841"/>
        </w:tabs>
        <w:ind w:left="1841" w:hanging="1843"/>
      </w:pPr>
      <w:rPr>
        <w:rFonts w:hint="eastAsia"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tentative="0">
      <w:start w:val="1"/>
      <w:numFmt w:val="lowerLetter"/>
      <w:lvlRestart w:val="0"/>
      <w:pStyle w:val="138"/>
      <w:suff w:val="nothing"/>
      <w:lvlText w:val="%7)　"/>
      <w:lvlJc w:val="left"/>
      <w:pPr>
        <w:ind w:left="1077" w:hanging="516"/>
      </w:pPr>
      <w:rPr>
        <w:rFonts w:hint="default" w:ascii="Times New Roman" w:hAnsi="Times New Roman" w:eastAsia="宋体"/>
        <w:b/>
        <w:i w:val="0"/>
        <w:color w:val="auto"/>
        <w:sz w:val="28"/>
        <w:u w:val="none"/>
      </w:rPr>
    </w:lvl>
    <w:lvl w:ilvl="7" w:tentative="0">
      <w:start w:val="1"/>
      <w:numFmt w:val="decimal"/>
      <w:lvlRestart w:val="0"/>
      <w:lvlText w:val="%8)"/>
      <w:lvlJc w:val="left"/>
      <w:pPr>
        <w:tabs>
          <w:tab w:val="left" w:pos="1724"/>
        </w:tabs>
        <w:ind w:left="1724" w:hanging="567"/>
      </w:pPr>
      <w:rPr>
        <w:rFonts w:hint="default" w:ascii="Times New Roman" w:hAnsi="Times New Roman" w:eastAsia="宋体"/>
        <w:b/>
        <w:i w:val="0"/>
        <w:color w:val="auto"/>
        <w:sz w:val="28"/>
        <w:u w:val="none"/>
      </w:rPr>
    </w:lvl>
    <w:lvl w:ilvl="8" w:tentative="0">
      <w:start w:val="1"/>
      <w:numFmt w:val="none"/>
      <w:lvlText w:val="%9"/>
      <w:lvlJc w:val="left"/>
      <w:pPr>
        <w:tabs>
          <w:tab w:val="left" w:pos="883"/>
        </w:tabs>
        <w:ind w:left="523" w:firstLine="0"/>
      </w:pPr>
      <w:rPr>
        <w:rFonts w:hint="eastAsia" w:ascii="宋体" w:eastAsia="宋体"/>
        <w:b w:val="0"/>
        <w:i w:val="0"/>
        <w:color w:val="auto"/>
        <w:sz w:val="28"/>
        <w:u w:val="none"/>
      </w:rPr>
    </w:lvl>
  </w:abstractNum>
  <w:abstractNum w:abstractNumId="4">
    <w:nsid w:val="1BC81060"/>
    <w:multiLevelType w:val="multilevel"/>
    <w:tmpl w:val="1BC81060"/>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lvlText w:val="%1.%2.%3.%4.%5.%6.%7.%8.%9"/>
      <w:lvlJc w:val="left"/>
      <w:pPr>
        <w:ind w:left="1584" w:hanging="1584"/>
      </w:pPr>
    </w:lvl>
  </w:abstractNum>
  <w:abstractNum w:abstractNumId="5">
    <w:nsid w:val="1FDA2D88"/>
    <w:multiLevelType w:val="multilevel"/>
    <w:tmpl w:val="1FDA2D8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235D6806"/>
    <w:multiLevelType w:val="multilevel"/>
    <w:tmpl w:val="235D6806"/>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26CB6740"/>
    <w:multiLevelType w:val="multilevel"/>
    <w:tmpl w:val="26CB6740"/>
    <w:lvl w:ilvl="0" w:tentative="0">
      <w:start w:val="1"/>
      <w:numFmt w:val="decimal"/>
      <w:pStyle w:val="82"/>
      <w:lvlText w:val="[%1]"/>
      <w:lvlJc w:val="left"/>
      <w:pPr>
        <w:ind w:left="1117" w:hanging="360"/>
      </w:pPr>
      <w:rPr>
        <w:rFonts w:hint="default"/>
      </w:rPr>
    </w:lvl>
    <w:lvl w:ilvl="1" w:tentative="0">
      <w:start w:val="1"/>
      <w:numFmt w:val="lowerLetter"/>
      <w:lvlText w:val="%2."/>
      <w:lvlJc w:val="left"/>
      <w:pPr>
        <w:ind w:left="1837" w:hanging="360"/>
      </w:pPr>
    </w:lvl>
    <w:lvl w:ilvl="2" w:tentative="0">
      <w:start w:val="1"/>
      <w:numFmt w:val="lowerRoman"/>
      <w:lvlText w:val="%3."/>
      <w:lvlJc w:val="right"/>
      <w:pPr>
        <w:ind w:left="2557" w:hanging="180"/>
      </w:pPr>
    </w:lvl>
    <w:lvl w:ilvl="3" w:tentative="0">
      <w:start w:val="1"/>
      <w:numFmt w:val="decimal"/>
      <w:lvlText w:val="%4."/>
      <w:lvlJc w:val="left"/>
      <w:pPr>
        <w:ind w:left="3277" w:hanging="360"/>
      </w:pPr>
    </w:lvl>
    <w:lvl w:ilvl="4" w:tentative="0">
      <w:start w:val="1"/>
      <w:numFmt w:val="lowerLetter"/>
      <w:lvlText w:val="%5."/>
      <w:lvlJc w:val="left"/>
      <w:pPr>
        <w:ind w:left="3997" w:hanging="360"/>
      </w:pPr>
    </w:lvl>
    <w:lvl w:ilvl="5" w:tentative="0">
      <w:start w:val="1"/>
      <w:numFmt w:val="lowerRoman"/>
      <w:lvlText w:val="%6."/>
      <w:lvlJc w:val="right"/>
      <w:pPr>
        <w:ind w:left="4717" w:hanging="180"/>
      </w:pPr>
    </w:lvl>
    <w:lvl w:ilvl="6" w:tentative="0">
      <w:start w:val="1"/>
      <w:numFmt w:val="decimal"/>
      <w:lvlText w:val="%7."/>
      <w:lvlJc w:val="left"/>
      <w:pPr>
        <w:ind w:left="5437" w:hanging="360"/>
      </w:pPr>
    </w:lvl>
    <w:lvl w:ilvl="7" w:tentative="0">
      <w:start w:val="1"/>
      <w:numFmt w:val="lowerLetter"/>
      <w:lvlText w:val="%8."/>
      <w:lvlJc w:val="left"/>
      <w:pPr>
        <w:ind w:left="6157" w:hanging="360"/>
      </w:pPr>
    </w:lvl>
    <w:lvl w:ilvl="8" w:tentative="0">
      <w:start w:val="1"/>
      <w:numFmt w:val="lowerRoman"/>
      <w:lvlText w:val="%9."/>
      <w:lvlJc w:val="right"/>
      <w:pPr>
        <w:ind w:left="6877" w:hanging="180"/>
      </w:pPr>
    </w:lvl>
  </w:abstractNum>
  <w:abstractNum w:abstractNumId="8">
    <w:nsid w:val="29DB00F4"/>
    <w:multiLevelType w:val="multilevel"/>
    <w:tmpl w:val="29DB00F4"/>
    <w:lvl w:ilvl="0" w:tentative="0">
      <w:start w:val="1"/>
      <w:numFmt w:val="decimal"/>
      <w:lvlText w:val="%1"/>
      <w:lvlJc w:val="left"/>
      <w:pPr>
        <w:tabs>
          <w:tab w:val="left" w:pos="423"/>
        </w:tabs>
        <w:ind w:left="423" w:hanging="425"/>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tentative="0">
      <w:start w:val="1"/>
      <w:numFmt w:val="decimal"/>
      <w:lvlText w:val="%1.%2"/>
      <w:lvlJc w:val="left"/>
      <w:pPr>
        <w:tabs>
          <w:tab w:val="left" w:pos="650"/>
        </w:tabs>
        <w:ind w:left="650" w:hanging="652"/>
      </w:pPr>
      <w:rPr>
        <w:rFonts w:hint="default" w:ascii="Times New Roman" w:hAnsi="Times New Roman" w:eastAsia="黑体"/>
        <w:b/>
        <w:i w:val="0"/>
        <w:snapToGrid/>
        <w:color w:val="auto"/>
        <w:spacing w:val="0"/>
        <w:w w:val="100"/>
        <w:kern w:val="21"/>
        <w:sz w:val="28"/>
        <w:u w:val="none"/>
      </w:rPr>
    </w:lvl>
    <w:lvl w:ilvl="2" w:tentative="0">
      <w:start w:val="1"/>
      <w:numFmt w:val="decimal"/>
      <w:isLgl/>
      <w:lvlText w:val="%1.%2.%3"/>
      <w:lvlJc w:val="left"/>
      <w:pPr>
        <w:tabs>
          <w:tab w:val="left" w:pos="838"/>
        </w:tabs>
        <w:ind w:left="838" w:hanging="840"/>
      </w:pPr>
      <w:rPr>
        <w:rFonts w:hint="default" w:ascii="Times New Roman" w:hAnsi="Times New Roman" w:eastAsia="黑体"/>
        <w:b/>
        <w:i w:val="0"/>
        <w:sz w:val="28"/>
      </w:rPr>
    </w:lvl>
    <w:lvl w:ilvl="3" w:tentative="0">
      <w:start w:val="1"/>
      <w:numFmt w:val="decimal"/>
      <w:lvlText w:val="%1.%2.%3.%4"/>
      <w:lvlJc w:val="left"/>
      <w:pPr>
        <w:tabs>
          <w:tab w:val="left" w:pos="1274"/>
        </w:tabs>
        <w:ind w:left="1274" w:hanging="1276"/>
      </w:pPr>
      <w:rPr>
        <w:rFonts w:hint="default" w:ascii="Times New Roman" w:hAnsi="Times New Roman" w:eastAsia="黑体" w:cs="Times New Roman"/>
        <w:b/>
        <w:bCs w:val="0"/>
        <w:i w:val="0"/>
        <w:iCs w:val="0"/>
        <w:caps w:val="0"/>
        <w:smallCaps w:val="0"/>
        <w:strike w:val="0"/>
        <w:dstrike w:val="0"/>
        <w:vanish w:val="0"/>
        <w:color w:val="auto"/>
        <w:spacing w:val="0"/>
        <w:kern w:val="0"/>
        <w:position w:val="0"/>
        <w:sz w:val="28"/>
        <w:u w:val="none"/>
        <w:vertAlign w:val="baseline"/>
        <w14:shadow w14:blurRad="0" w14:dist="0" w14:dir="0" w14:sx="0" w14:sy="0" w14:kx="0" w14:ky="0" w14:algn="none">
          <w14:srgbClr w14:val="000000"/>
        </w14:shadow>
      </w:rPr>
    </w:lvl>
    <w:lvl w:ilvl="4" w:tentative="0">
      <w:start w:val="1"/>
      <w:numFmt w:val="decimal"/>
      <w:lvlText w:val="%1.%2.%3.%4.%5"/>
      <w:lvlJc w:val="left"/>
      <w:pPr>
        <w:tabs>
          <w:tab w:val="left" w:pos="1238"/>
        </w:tabs>
        <w:ind w:left="1238" w:hanging="1240"/>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tentative="0">
      <w:start w:val="1"/>
      <w:numFmt w:val="decimal"/>
      <w:lvlText w:val="%1.%2.%3.%4.%5.%6"/>
      <w:lvlJc w:val="left"/>
      <w:pPr>
        <w:tabs>
          <w:tab w:val="left" w:pos="1841"/>
        </w:tabs>
        <w:ind w:left="1841" w:hanging="1843"/>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tentative="0">
      <w:start w:val="1"/>
      <w:numFmt w:val="lowerLetter"/>
      <w:lvlRestart w:val="0"/>
      <w:lvlText w:val="%7)"/>
      <w:lvlJc w:val="left"/>
      <w:pPr>
        <w:tabs>
          <w:tab w:val="left" w:pos="1157"/>
        </w:tabs>
        <w:ind w:left="1157" w:hanging="567"/>
      </w:pPr>
      <w:rPr>
        <w:rFonts w:hint="default" w:ascii="Times New Roman" w:hAnsi="Times New Roman" w:eastAsia="宋体"/>
        <w:b/>
        <w:i w:val="0"/>
        <w:color w:val="auto"/>
        <w:sz w:val="28"/>
        <w:u w:val="none"/>
      </w:rPr>
    </w:lvl>
    <w:lvl w:ilvl="7" w:tentative="0">
      <w:start w:val="1"/>
      <w:numFmt w:val="decimal"/>
      <w:lvlRestart w:val="0"/>
      <w:pStyle w:val="137"/>
      <w:suff w:val="nothing"/>
      <w:lvlText w:val="%8)　"/>
      <w:lvlJc w:val="left"/>
      <w:pPr>
        <w:ind w:left="1633" w:hanging="510"/>
      </w:pPr>
      <w:rPr>
        <w:rFonts w:hint="default"/>
        <w:b/>
        <w:i w:val="0"/>
        <w:color w:val="auto"/>
        <w:sz w:val="28"/>
        <w:u w:val="none"/>
      </w:rPr>
    </w:lvl>
    <w:lvl w:ilvl="8" w:tentative="0">
      <w:start w:val="1"/>
      <w:numFmt w:val="none"/>
      <w:lvlText w:val="%9"/>
      <w:lvlJc w:val="left"/>
      <w:pPr>
        <w:tabs>
          <w:tab w:val="left" w:pos="883"/>
        </w:tabs>
        <w:ind w:left="523" w:firstLine="0"/>
      </w:pPr>
      <w:rPr>
        <w:rFonts w:hint="eastAsia" w:ascii="宋体" w:eastAsia="宋体"/>
        <w:b w:val="0"/>
        <w:i w:val="0"/>
        <w:color w:val="auto"/>
        <w:sz w:val="28"/>
        <w:u w:val="none"/>
      </w:rPr>
    </w:lvl>
  </w:abstractNum>
  <w:abstractNum w:abstractNumId="9">
    <w:nsid w:val="2E010C48"/>
    <w:multiLevelType w:val="multilevel"/>
    <w:tmpl w:val="2E010C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E441373"/>
    <w:multiLevelType w:val="multilevel"/>
    <w:tmpl w:val="2E441373"/>
    <w:lvl w:ilvl="0" w:tentative="0">
      <w:start w:val="1"/>
      <w:numFmt w:val="decimal"/>
      <w:pStyle w:val="109"/>
      <w:suff w:val="nothing"/>
      <w:lvlText w:val="%1　"/>
      <w:lvlJc w:val="left"/>
      <w:pPr>
        <w:ind w:left="0" w:firstLine="0"/>
      </w:pPr>
      <w:rPr>
        <w:rFonts w:hint="default" w:ascii="Times New Roman" w:hAnsi="Times New Roman" w:eastAsia="黑体"/>
        <w:b/>
        <w:i w:val="0"/>
        <w:caps w:val="0"/>
        <w:strike w:val="0"/>
        <w:vanish w:val="0"/>
        <w:color w:val="000000"/>
        <w:spacing w:val="0"/>
        <w:kern w:val="0"/>
        <w:position w:val="0"/>
        <w:sz w:val="28"/>
        <w:u w:val="none"/>
        <w:vertAlign w:val="baseline"/>
        <w14:shadow w14:blurRad="0" w14:dist="0" w14:dir="0" w14:sx="0" w14:sy="0" w14:kx="0" w14:ky="0" w14:algn="none">
          <w14:srgbClr w14:val="000000"/>
        </w14:shadow>
      </w:rPr>
    </w:lvl>
    <w:lvl w:ilvl="1" w:tentative="0">
      <w:start w:val="1"/>
      <w:numFmt w:val="decimal"/>
      <w:pStyle w:val="149"/>
      <w:suff w:val="nothing"/>
      <w:lvlText w:val="%1.%2　"/>
      <w:lvlJc w:val="left"/>
      <w:pPr>
        <w:ind w:left="0" w:firstLine="0"/>
      </w:pPr>
      <w:rPr>
        <w:rFonts w:hint="default" w:ascii="Times New Roman" w:hAnsi="Times New Roman" w:eastAsia="黑体"/>
        <w:b/>
        <w:i w:val="0"/>
        <w:snapToGrid/>
        <w:color w:val="auto"/>
        <w:spacing w:val="0"/>
        <w:w w:val="100"/>
        <w:kern w:val="21"/>
        <w:sz w:val="28"/>
        <w:u w:val="none"/>
      </w:rPr>
    </w:lvl>
    <w:lvl w:ilvl="2" w:tentative="0">
      <w:start w:val="1"/>
      <w:numFmt w:val="decimal"/>
      <w:pStyle w:val="133"/>
      <w:isLgl/>
      <w:suff w:val="nothing"/>
      <w:lvlText w:val="%1.%2.%3　"/>
      <w:lvlJc w:val="left"/>
      <w:pPr>
        <w:ind w:left="0" w:firstLine="0"/>
      </w:pPr>
      <w:rPr>
        <w:rFonts w:hint="default" w:ascii="Times New Roman" w:hAnsi="Times New Roman" w:eastAsia="黑体"/>
        <w:b/>
        <w:i w:val="0"/>
        <w:sz w:val="28"/>
      </w:rPr>
    </w:lvl>
    <w:lvl w:ilvl="3" w:tentative="0">
      <w:start w:val="1"/>
      <w:numFmt w:val="decimal"/>
      <w:pStyle w:val="145"/>
      <w:suff w:val="nothing"/>
      <w:lvlText w:val="%1.%2.%3.%4　"/>
      <w:lvlJc w:val="left"/>
      <w:pPr>
        <w:ind w:left="0" w:firstLine="0"/>
      </w:pPr>
      <w:rPr>
        <w:rFonts w:hint="default" w:ascii="Times New Roman" w:hAnsi="Times New Roman" w:eastAsia="黑体" w:cs="Times New Roman"/>
        <w:b/>
        <w:bCs w:val="0"/>
        <w:i w:val="0"/>
        <w:iCs w:val="0"/>
        <w:caps w:val="0"/>
        <w:smallCaps w:val="0"/>
        <w:strike w:val="0"/>
        <w:dstrike w:val="0"/>
        <w:vanish w:val="0"/>
        <w:color w:val="auto"/>
        <w:spacing w:val="0"/>
        <w:kern w:val="0"/>
        <w:position w:val="0"/>
        <w:sz w:val="28"/>
        <w:u w:val="none"/>
        <w:vertAlign w:val="baseline"/>
        <w14:shadow w14:blurRad="0" w14:dist="0" w14:dir="0" w14:sx="0" w14:sy="0" w14:kx="0" w14:ky="0" w14:algn="none">
          <w14:srgbClr w14:val="000000"/>
        </w14:shadow>
      </w:rPr>
    </w:lvl>
    <w:lvl w:ilvl="4" w:tentative="0">
      <w:start w:val="1"/>
      <w:numFmt w:val="decimal"/>
      <w:pStyle w:val="147"/>
      <w:suff w:val="nothing"/>
      <w:lvlText w:val="%1.%2.%3.%4.%5　"/>
      <w:lvlJc w:val="left"/>
      <w:pPr>
        <w:ind w:left="0" w:firstLine="0"/>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5" w:tentative="0">
      <w:start w:val="1"/>
      <w:numFmt w:val="decimal"/>
      <w:pStyle w:val="150"/>
      <w:suff w:val="nothing"/>
      <w:lvlText w:val="%1.%2.%3.%4.%5.%6　"/>
      <w:lvlJc w:val="left"/>
      <w:pPr>
        <w:ind w:left="0" w:firstLine="0"/>
      </w:pPr>
      <w:rPr>
        <w:rFonts w:hint="default" w:ascii="Times New Roman" w:hAnsi="Times New Roman" w:eastAsia="黑体" w:cs="Times New Roman"/>
        <w:b/>
        <w:bCs w:val="0"/>
        <w:i w:val="0"/>
        <w:iCs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6" w:tentative="0">
      <w:start w:val="1"/>
      <w:numFmt w:val="lowerLetter"/>
      <w:lvlRestart w:val="0"/>
      <w:lvlText w:val="%7)"/>
      <w:lvlJc w:val="left"/>
      <w:pPr>
        <w:tabs>
          <w:tab w:val="left" w:pos="1159"/>
        </w:tabs>
        <w:ind w:left="1159" w:hanging="567"/>
      </w:pPr>
      <w:rPr>
        <w:rFonts w:hint="default" w:ascii="Times New Roman" w:hAnsi="Times New Roman" w:eastAsia="宋体"/>
        <w:b/>
        <w:i w:val="0"/>
        <w:color w:val="auto"/>
        <w:sz w:val="28"/>
        <w:u w:val="none"/>
      </w:rPr>
    </w:lvl>
    <w:lvl w:ilvl="7" w:tentative="0">
      <w:start w:val="1"/>
      <w:numFmt w:val="decimal"/>
      <w:lvlRestart w:val="0"/>
      <w:lvlText w:val="%8)"/>
      <w:lvlJc w:val="left"/>
      <w:pPr>
        <w:tabs>
          <w:tab w:val="left" w:pos="1726"/>
        </w:tabs>
        <w:ind w:left="1726" w:hanging="567"/>
      </w:pPr>
      <w:rPr>
        <w:rFonts w:hint="default" w:ascii="Times New Roman" w:hAnsi="Times New Roman" w:eastAsia="宋体"/>
        <w:b/>
        <w:i w:val="0"/>
        <w:color w:val="auto"/>
        <w:sz w:val="28"/>
        <w:u w:val="none"/>
      </w:rPr>
    </w:lvl>
    <w:lvl w:ilvl="8" w:tentative="0">
      <w:start w:val="1"/>
      <w:numFmt w:val="none"/>
      <w:lvlText w:val="%9"/>
      <w:lvlJc w:val="left"/>
      <w:pPr>
        <w:tabs>
          <w:tab w:val="left" w:pos="885"/>
        </w:tabs>
        <w:ind w:left="525" w:firstLine="0"/>
      </w:pPr>
      <w:rPr>
        <w:rFonts w:hint="eastAsia" w:ascii="宋体" w:eastAsia="宋体"/>
        <w:b w:val="0"/>
        <w:i w:val="0"/>
        <w:color w:val="auto"/>
        <w:sz w:val="28"/>
        <w:u w:val="none"/>
      </w:rPr>
    </w:lvl>
  </w:abstractNum>
  <w:abstractNum w:abstractNumId="11">
    <w:nsid w:val="30B12421"/>
    <w:multiLevelType w:val="multilevel"/>
    <w:tmpl w:val="30B124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4251C7D"/>
    <w:multiLevelType w:val="multilevel"/>
    <w:tmpl w:val="34251C7D"/>
    <w:lvl w:ilvl="0" w:tentative="0">
      <w:start w:val="1"/>
      <w:numFmt w:val="none"/>
      <w:pStyle w:val="122"/>
      <w:lvlText w:val="%1示例："/>
      <w:lvlJc w:val="left"/>
      <w:pPr>
        <w:tabs>
          <w:tab w:val="left" w:pos="0"/>
        </w:tabs>
        <w:ind w:left="0" w:firstLine="482"/>
      </w:pPr>
      <w:rPr>
        <w:rFonts w:hint="eastAsia" w:ascii="Times New Roman" w:hAnsi="Times New Roman"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43E2091F"/>
    <w:multiLevelType w:val="multilevel"/>
    <w:tmpl w:val="43E2091F"/>
    <w:lvl w:ilvl="0" w:tentative="0">
      <w:start w:val="1"/>
      <w:numFmt w:val="decimal"/>
      <w:pStyle w:val="123"/>
      <w:lvlText w:val="示例%1："/>
      <w:lvlJc w:val="left"/>
      <w:pPr>
        <w:tabs>
          <w:tab w:val="left" w:pos="1361"/>
        </w:tabs>
        <w:ind w:left="0" w:firstLine="482"/>
      </w:pPr>
      <w:rPr>
        <w:rFonts w:hint="eastAsia" w:ascii="Times New Roman" w:hAnsi="Times New Roman"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44EB20D5"/>
    <w:multiLevelType w:val="multilevel"/>
    <w:tmpl w:val="44EB20D5"/>
    <w:lvl w:ilvl="0" w:tentative="0">
      <w:start w:val="1"/>
      <w:numFmt w:val="lowerLetter"/>
      <w:pStyle w:val="104"/>
      <w:lvlText w:val="%1)　"/>
      <w:lvlJc w:val="left"/>
      <w:pPr>
        <w:tabs>
          <w:tab w:val="left" w:pos="0"/>
        </w:tabs>
        <w:ind w:left="1122" w:hanging="561"/>
      </w:pPr>
      <w:rPr>
        <w:rFonts w:hint="default" w:ascii="Times New Roman" w:hAnsi="Times New Roman" w:eastAsia="宋体"/>
        <w:b/>
        <w:i w:val="0"/>
        <w:sz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47D208A0"/>
    <w:multiLevelType w:val="multilevel"/>
    <w:tmpl w:val="47D208A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6">
    <w:nsid w:val="496E4D7B"/>
    <w:multiLevelType w:val="multilevel"/>
    <w:tmpl w:val="496E4D7B"/>
    <w:lvl w:ilvl="0" w:tentative="0">
      <w:start w:val="1"/>
      <w:numFmt w:val="decimal"/>
      <w:pStyle w:val="143"/>
      <w:lvlText w:val="注%1："/>
      <w:lvlJc w:val="left"/>
      <w:pPr>
        <w:tabs>
          <w:tab w:val="left" w:pos="1083"/>
        </w:tabs>
        <w:ind w:left="1083" w:hanging="601"/>
      </w:pPr>
      <w:rPr>
        <w:rFonts w:hint="default" w:ascii="Times New Roman" w:hAnsi="Times New Roman" w:eastAsia="宋体" w:cs="Times New Roman"/>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4BDC09C3"/>
    <w:multiLevelType w:val="multilevel"/>
    <w:tmpl w:val="4BDC09C3"/>
    <w:lvl w:ilvl="0" w:tentative="0">
      <w:start w:val="1"/>
      <w:numFmt w:val="upperLetter"/>
      <w:pStyle w:val="112"/>
      <w:suff w:val="nothing"/>
      <w:lvlText w:val="附录%1"/>
      <w:lvlJc w:val="left"/>
      <w:pPr>
        <w:ind w:left="-17" w:firstLine="0"/>
      </w:pPr>
      <w:rPr>
        <w:rFonts w:hint="default" w:ascii="Times New Roman" w:hAnsi="Times New Roman" w:eastAsia="黑体"/>
        <w:b/>
        <w:i w:val="0"/>
        <w:snapToGrid/>
        <w:color w:val="auto"/>
        <w:kern w:val="0"/>
        <w:sz w:val="28"/>
        <w:u w:val="none"/>
      </w:rPr>
    </w:lvl>
    <w:lvl w:ilvl="1" w:tentative="0">
      <w:start w:val="1"/>
      <w:numFmt w:val="decimal"/>
      <w:suff w:val="nothing"/>
      <w:lvlText w:val="%1.%2　"/>
      <w:lvlJc w:val="left"/>
      <w:pPr>
        <w:ind w:left="-17" w:firstLine="0"/>
      </w:pPr>
      <w:rPr>
        <w:rFonts w:hint="default" w:ascii="Times New Roman" w:hAnsi="Times New Roman" w:eastAsia="黑体"/>
        <w:b/>
        <w:i w:val="0"/>
        <w:snapToGrid/>
        <w:color w:val="auto"/>
        <w:spacing w:val="0"/>
        <w:kern w:val="0"/>
        <w:sz w:val="28"/>
        <w:u w:val="none"/>
      </w:rPr>
    </w:lvl>
    <w:lvl w:ilvl="2" w:tentative="0">
      <w:start w:val="1"/>
      <w:numFmt w:val="decimal"/>
      <w:suff w:val="nothing"/>
      <w:lvlText w:val="%1.%2.%3　"/>
      <w:lvlJc w:val="left"/>
      <w:pPr>
        <w:ind w:left="284" w:firstLine="0"/>
      </w:pPr>
      <w:rPr>
        <w:rFonts w:hint="default" w:ascii="Times New Roman" w:hAnsi="Times New Roman" w:eastAsia="黑体"/>
        <w:b w:val="0"/>
        <w:i w:val="0"/>
        <w:snapToGrid/>
        <w:color w:val="auto"/>
        <w:kern w:val="0"/>
        <w:sz w:val="28"/>
        <w:u w:val="none"/>
      </w:rPr>
    </w:lvl>
    <w:lvl w:ilvl="3" w:tentative="0">
      <w:start w:val="1"/>
      <w:numFmt w:val="decimal"/>
      <w:suff w:val="nothing"/>
      <w:lvlText w:val="%1.%2.%3.%4　"/>
      <w:lvlJc w:val="left"/>
      <w:pPr>
        <w:ind w:left="-17" w:firstLine="0"/>
      </w:pPr>
      <w:rPr>
        <w:rFonts w:hint="default" w:ascii="Times New Roman" w:hAnsi="Times New Roman" w:eastAsia="黑体"/>
        <w:b/>
        <w:i w:val="0"/>
        <w:snapToGrid/>
        <w:color w:val="auto"/>
        <w:kern w:val="0"/>
        <w:sz w:val="28"/>
        <w:u w:val="none"/>
      </w:rPr>
    </w:lvl>
    <w:lvl w:ilvl="4" w:tentative="0">
      <w:start w:val="1"/>
      <w:numFmt w:val="decimal"/>
      <w:suff w:val="nothing"/>
      <w:lvlText w:val="%1.%2.%3.%4.%5　"/>
      <w:lvlJc w:val="left"/>
      <w:pPr>
        <w:ind w:left="-17" w:firstLine="0"/>
      </w:pPr>
      <w:rPr>
        <w:rFonts w:hint="default" w:ascii="Times New Roman" w:hAnsi="Times New Roman" w:eastAsia="黑体"/>
        <w:b/>
        <w:i w:val="0"/>
        <w:snapToGrid/>
        <w:color w:val="auto"/>
        <w:kern w:val="0"/>
        <w:sz w:val="28"/>
        <w:u w:val="none"/>
      </w:rPr>
    </w:lvl>
    <w:lvl w:ilvl="5" w:tentative="0">
      <w:start w:val="1"/>
      <w:numFmt w:val="decimal"/>
      <w:suff w:val="nothing"/>
      <w:lvlText w:val="%1.%2.%3.%4.%5.%6　"/>
      <w:lvlJc w:val="left"/>
      <w:pPr>
        <w:ind w:left="-17" w:firstLine="0"/>
      </w:pPr>
      <w:rPr>
        <w:rFonts w:hint="default" w:ascii="Times New Roman" w:hAnsi="Times New Roman" w:eastAsia="黑体"/>
        <w:b/>
        <w:i w:val="0"/>
        <w:snapToGrid/>
        <w:color w:val="auto"/>
        <w:kern w:val="0"/>
        <w:sz w:val="28"/>
        <w:u w:val="none"/>
      </w:rPr>
    </w:lvl>
    <w:lvl w:ilvl="6" w:tentative="0">
      <w:start w:val="1"/>
      <w:numFmt w:val="decimal"/>
      <w:suff w:val="nothing"/>
      <w:lvlText w:val="%1.%2.%3.%4.%5.%6.%7　"/>
      <w:lvlJc w:val="left"/>
      <w:pPr>
        <w:ind w:left="-17" w:firstLine="0"/>
      </w:pPr>
      <w:rPr>
        <w:rFonts w:hint="default" w:ascii="Times New Roman" w:hAnsi="Times New Roman" w:eastAsia="黑体"/>
        <w:b/>
        <w:i w:val="0"/>
        <w:snapToGrid/>
        <w:color w:val="auto"/>
        <w:kern w:val="0"/>
        <w:sz w:val="28"/>
        <w:u w:val="none"/>
      </w:rPr>
    </w:lvl>
    <w:lvl w:ilvl="7" w:tentative="0">
      <w:start w:val="1"/>
      <w:numFmt w:val="none"/>
      <w:lvlText w:val=""/>
      <w:lvlJc w:val="left"/>
      <w:pPr>
        <w:tabs>
          <w:tab w:val="left" w:pos="343"/>
        </w:tabs>
        <w:ind w:left="-17" w:firstLine="0"/>
      </w:pPr>
      <w:rPr>
        <w:rFonts w:hint="default" w:ascii="Times New Roman" w:hAnsi="Times New Roman" w:eastAsia="黑体"/>
        <w:b w:val="0"/>
        <w:i w:val="0"/>
        <w:snapToGrid/>
        <w:color w:val="auto"/>
        <w:kern w:val="0"/>
        <w:sz w:val="28"/>
        <w:u w:val="none"/>
      </w:rPr>
    </w:lvl>
    <w:lvl w:ilvl="8" w:tentative="0">
      <w:start w:val="1"/>
      <w:numFmt w:val="none"/>
      <w:lvlText w:val=""/>
      <w:lvlJc w:val="left"/>
      <w:pPr>
        <w:tabs>
          <w:tab w:val="left" w:pos="343"/>
        </w:tabs>
        <w:ind w:left="-17" w:firstLine="0"/>
      </w:pPr>
      <w:rPr>
        <w:rFonts w:hint="default" w:ascii="Times New Roman" w:hAnsi="Times New Roman" w:eastAsia="黑体"/>
        <w:b w:val="0"/>
        <w:i w:val="0"/>
        <w:snapToGrid/>
        <w:color w:val="auto"/>
        <w:kern w:val="0"/>
        <w:sz w:val="28"/>
        <w:u w:val="none"/>
      </w:rPr>
    </w:lvl>
  </w:abstractNum>
  <w:abstractNum w:abstractNumId="18">
    <w:nsid w:val="4CAE691B"/>
    <w:multiLevelType w:val="multilevel"/>
    <w:tmpl w:val="4CAE691B"/>
    <w:lvl w:ilvl="0" w:tentative="0">
      <w:start w:val="1"/>
      <w:numFmt w:val="decimal"/>
      <w:pStyle w:val="103"/>
      <w:lvlText w:val="%1)　"/>
      <w:lvlJc w:val="left"/>
      <w:pPr>
        <w:tabs>
          <w:tab w:val="left" w:pos="0"/>
        </w:tabs>
        <w:ind w:left="1678" w:hanging="555"/>
      </w:pPr>
      <w:rPr>
        <w:rFonts w:hint="default" w:ascii="Times New Roman" w:hAnsi="Times New Roman" w:eastAsia="宋体"/>
        <w:b/>
        <w:i w:val="0"/>
        <w:sz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4D7414E4"/>
    <w:multiLevelType w:val="multilevel"/>
    <w:tmpl w:val="4D7414E4"/>
    <w:lvl w:ilvl="0" w:tentative="0">
      <w:start w:val="1"/>
      <w:numFmt w:val="lowerLetter"/>
      <w:pStyle w:val="153"/>
      <w:lvlText w:val="%1)　"/>
      <w:lvlJc w:val="left"/>
      <w:pPr>
        <w:tabs>
          <w:tab w:val="left" w:pos="482"/>
        </w:tabs>
        <w:ind w:left="0" w:firstLine="0"/>
      </w:pPr>
      <w:rPr>
        <w:rFonts w:hint="eastAsia" w:ascii="黑体" w:hAnsi="Times New Roman" w:eastAsia="黑体" w:cs="Times New Roman"/>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510A3A12"/>
    <w:multiLevelType w:val="multilevel"/>
    <w:tmpl w:val="510A3A12"/>
    <w:lvl w:ilvl="0" w:tentative="0">
      <w:start w:val="1"/>
      <w:numFmt w:val="decimal"/>
      <w:pStyle w:val="80"/>
      <w:lvlText w:val="Table %1."/>
      <w:lvlJc w:val="left"/>
      <w:pPr>
        <w:ind w:left="1571" w:hanging="360"/>
      </w:pPr>
      <w:rPr>
        <w:rFonts w:hint="default"/>
        <w:b/>
        <w:i w:val="0"/>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21">
    <w:nsid w:val="54243861"/>
    <w:multiLevelType w:val="multilevel"/>
    <w:tmpl w:val="54243861"/>
    <w:lvl w:ilvl="0" w:tentative="0">
      <w:start w:val="1"/>
      <w:numFmt w:val="decimal"/>
      <w:pStyle w:val="74"/>
      <w:lvlText w:val="%1"/>
      <w:lvlJc w:val="left"/>
      <w:pPr>
        <w:ind w:left="360" w:hanging="360"/>
      </w:pPr>
      <w:rPr>
        <w:rFonts w:hint="default"/>
        <w:color w:val="002060"/>
      </w:rPr>
    </w:lvl>
    <w:lvl w:ilvl="1" w:tentative="0">
      <w:start w:val="1"/>
      <w:numFmt w:val="decimal"/>
      <w:pStyle w:val="75"/>
      <w:lvlText w:val="%1.%2."/>
      <w:lvlJc w:val="left"/>
      <w:pPr>
        <w:ind w:left="1000" w:hanging="432"/>
      </w:pPr>
      <w:rPr>
        <w:rFonts w:hint="default"/>
        <w:color w:val="00B0F0"/>
      </w:rPr>
    </w:lvl>
    <w:lvl w:ilvl="2" w:tentative="0">
      <w:start w:val="1"/>
      <w:numFmt w:val="decimal"/>
      <w:pStyle w:val="76"/>
      <w:lvlText w:val="%1.%2.%3."/>
      <w:lvlJc w:val="left"/>
      <w:pPr>
        <w:ind w:left="1072" w:hanging="504"/>
      </w:pPr>
      <w:rPr>
        <w:rFonts w:hint="default"/>
        <w:color w:val="00B0F0"/>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2">
    <w:nsid w:val="557C2AF5"/>
    <w:multiLevelType w:val="multilevel"/>
    <w:tmpl w:val="557C2AF5"/>
    <w:lvl w:ilvl="0" w:tentative="0">
      <w:start w:val="1"/>
      <w:numFmt w:val="decimal"/>
      <w:pStyle w:val="139"/>
      <w:lvlText w:val="图%1"/>
      <w:lvlJc w:val="left"/>
      <w:pPr>
        <w:tabs>
          <w:tab w:val="left" w:pos="700"/>
        </w:tabs>
        <w:ind w:left="700" w:hanging="700"/>
      </w:pPr>
      <w:rPr>
        <w:rFonts w:hint="eastAsia" w:ascii="黑体" w:hAnsi="Times New Roman" w:eastAsia="黑体"/>
        <w:b w:val="0"/>
        <w:i w:val="0"/>
        <w:color w:val="auto"/>
        <w:sz w:val="28"/>
        <w:u w:val="none"/>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3">
    <w:nsid w:val="56827BEC"/>
    <w:multiLevelType w:val="multilevel"/>
    <w:tmpl w:val="56827BEC"/>
    <w:lvl w:ilvl="0" w:tentative="0">
      <w:start w:val="1"/>
      <w:numFmt w:val="decimal"/>
      <w:pStyle w:val="154"/>
      <w:lvlText w:val="注%1："/>
      <w:lvlJc w:val="left"/>
      <w:pPr>
        <w:tabs>
          <w:tab w:val="left" w:pos="1000"/>
        </w:tabs>
        <w:ind w:left="1000" w:hanging="600"/>
      </w:pPr>
      <w:rPr>
        <w:rFonts w:hint="default" w:ascii="Times New Roman" w:hAnsi="Times New Roman" w:eastAsia="宋体" w:cs="Times New Roman"/>
        <w:b w:val="0"/>
        <w:bCs w:val="0"/>
        <w:i w:val="0"/>
        <w:iCs w:val="0"/>
        <w:caps w:val="0"/>
        <w:smallCaps w:val="0"/>
        <w:strike w:val="0"/>
        <w:dstrike w:val="0"/>
        <w:vanish w:val="0"/>
        <w:color w:val="000000"/>
        <w:spacing w:val="0"/>
        <w:kern w:val="0"/>
        <w:position w:val="0"/>
        <w:sz w:val="21"/>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4">
    <w:nsid w:val="5F5F0623"/>
    <w:multiLevelType w:val="multilevel"/>
    <w:tmpl w:val="5F5F0623"/>
    <w:lvl w:ilvl="0" w:tentative="0">
      <w:start w:val="1"/>
      <w:numFmt w:val="decimal"/>
      <w:suff w:val="space"/>
      <w:lvlText w:val="第%1章"/>
      <w:lvlJc w:val="left"/>
      <w:pPr>
        <w:ind w:left="432" w:hanging="432"/>
      </w:pPr>
      <w:rPr>
        <w:rFonts w:hint="default" w:ascii="Times New Roman" w:hAnsi="Times New Roman" w:cs="Times New Roman"/>
      </w:rPr>
    </w:lvl>
    <w:lvl w:ilvl="1" w:tentative="0">
      <w:start w:val="1"/>
      <w:numFmt w:val="decimal"/>
      <w:suff w:val="space"/>
      <w:lvlText w:val="%1.%2"/>
      <w:lvlJc w:val="left"/>
      <w:pPr>
        <w:ind w:left="576" w:hanging="576"/>
      </w:pPr>
      <w:rPr>
        <w:rFonts w:hint="default" w:ascii="Times New Roman" w:hAnsi="Times New Roman" w:eastAsia="宋体" w:cs="Times New Roman"/>
        <w:b/>
        <w:bCs/>
        <w:i w:val="0"/>
        <w:iCs w:val="0"/>
        <w:caps w:val="0"/>
        <w:smallCaps w:val="0"/>
        <w:strike w:val="0"/>
        <w:dstrike w:val="0"/>
        <w:color w:val="auto"/>
        <w:spacing w:val="0"/>
        <w:w w:val="100"/>
        <w:kern w:val="2"/>
        <w:position w:val="0"/>
        <w:sz w:val="30"/>
        <w:u w:val="none"/>
        <w:shd w:val="clear" w:color="auto" w:fill="auto"/>
      </w:rPr>
    </w:lvl>
    <w:lvl w:ilvl="2" w:tentative="0">
      <w:start w:val="1"/>
      <w:numFmt w:val="decimal"/>
      <w:suff w:val="space"/>
      <w:lvlText w:val="%1.%2.%3"/>
      <w:lvlJc w:val="left"/>
      <w:pPr>
        <w:ind w:left="720" w:hanging="720"/>
      </w:pPr>
      <w:rPr>
        <w:rFonts w:hint="eastAsia" w:ascii="Times New Roman" w:hAnsi="Times New Roman"/>
        <w:sz w:val="28"/>
        <w:szCs w:val="28"/>
      </w:rPr>
    </w:lvl>
    <w:lvl w:ilvl="3" w:tentative="0">
      <w:start w:val="1"/>
      <w:numFmt w:val="decimal"/>
      <w:suff w:val="space"/>
      <w:lvlText w:val="%1.%2.%3.%4"/>
      <w:lvlJc w:val="left"/>
      <w:pPr>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6）"/>
      <w:lvlJc w:val="left"/>
      <w:pPr>
        <w:ind w:left="720" w:hanging="720"/>
      </w:pPr>
      <w:rPr>
        <w:rFonts w:hint="default"/>
        <w:lang w:val="en-US"/>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5">
    <w:nsid w:val="646260FA"/>
    <w:multiLevelType w:val="multilevel"/>
    <w:tmpl w:val="646260FA"/>
    <w:lvl w:ilvl="0" w:tentative="0">
      <w:start w:val="1"/>
      <w:numFmt w:val="decimal"/>
      <w:pStyle w:val="135"/>
      <w:lvlText w:val="表%1"/>
      <w:lvlJc w:val="left"/>
      <w:pPr>
        <w:tabs>
          <w:tab w:val="left" w:pos="735"/>
        </w:tabs>
        <w:ind w:left="735" w:hanging="735"/>
      </w:pPr>
      <w:rPr>
        <w:rFonts w:hint="eastAsia" w:ascii="黑体" w:hAnsi="Times New Roman" w:eastAsia="黑体"/>
        <w:b w:val="0"/>
        <w:i w:val="0"/>
        <w:color w:val="auto"/>
        <w:sz w:val="28"/>
        <w:u w:val="none"/>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6">
    <w:nsid w:val="6AF87ECD"/>
    <w:multiLevelType w:val="multilevel"/>
    <w:tmpl w:val="6AF87ECD"/>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7">
    <w:nsid w:val="77EF575E"/>
    <w:multiLevelType w:val="multilevel"/>
    <w:tmpl w:val="77EF575E"/>
    <w:lvl w:ilvl="0" w:tentative="0">
      <w:start w:val="1"/>
      <w:numFmt w:val="none"/>
      <w:pStyle w:val="152"/>
      <w:lvlText w:val="注："/>
      <w:lvlJc w:val="left"/>
      <w:pPr>
        <w:tabs>
          <w:tab w:val="left" w:pos="964"/>
        </w:tabs>
        <w:ind w:left="964" w:hanging="488"/>
      </w:pPr>
      <w:rPr>
        <w:rFonts w:hint="default" w:ascii="Times New Roman" w:hAnsi="Times New Roman" w:eastAsia="宋体" w:cs="Times New Roman"/>
        <w:b w:val="0"/>
        <w:bCs w:val="0"/>
        <w:i w:val="0"/>
        <w:iCs w:val="0"/>
        <w:caps w:val="0"/>
        <w:smallCaps w:val="0"/>
        <w:strike w:val="0"/>
        <w:dstrike w:val="0"/>
        <w:outline w:val="0"/>
        <w:shadow w:val="0"/>
        <w:emboss w:val="0"/>
        <w:imprint w:val="0"/>
        <w:vanish w:val="0"/>
        <w:color w:val="000000"/>
        <w:spacing w:val="0"/>
        <w:kern w:val="0"/>
        <w:position w:val="0"/>
        <w:sz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795F097E"/>
    <w:multiLevelType w:val="multilevel"/>
    <w:tmpl w:val="795F097E"/>
    <w:lvl w:ilvl="0" w:tentative="0">
      <w:start w:val="1"/>
      <w:numFmt w:val="none"/>
      <w:pStyle w:val="141"/>
      <w:lvlText w:val="注："/>
      <w:lvlJc w:val="left"/>
      <w:pPr>
        <w:tabs>
          <w:tab w:val="left" w:pos="800"/>
        </w:tabs>
        <w:ind w:left="800" w:hanging="400"/>
      </w:pPr>
      <w:rPr>
        <w:rFonts w:hint="eastAsia" w:ascii="Times New Roman" w:hAnsi="Times New Roman"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21"/>
  </w:num>
  <w:num w:numId="3">
    <w:abstractNumId w:val="20"/>
  </w:num>
  <w:num w:numId="4">
    <w:abstractNumId w:val="7"/>
  </w:num>
  <w:num w:numId="5">
    <w:abstractNumId w:val="1"/>
  </w:num>
  <w:num w:numId="6">
    <w:abstractNumId w:val="18"/>
  </w:num>
  <w:num w:numId="7">
    <w:abstractNumId w:val="14"/>
  </w:num>
  <w:num w:numId="8">
    <w:abstractNumId w:val="10"/>
  </w:num>
  <w:num w:numId="9">
    <w:abstractNumId w:val="17"/>
  </w:num>
  <w:num w:numId="10">
    <w:abstractNumId w:val="12"/>
  </w:num>
  <w:num w:numId="11">
    <w:abstractNumId w:val="13"/>
  </w:num>
  <w:num w:numId="12">
    <w:abstractNumId w:val="25"/>
  </w:num>
  <w:num w:numId="13">
    <w:abstractNumId w:val="8"/>
  </w:num>
  <w:num w:numId="14">
    <w:abstractNumId w:val="3"/>
  </w:num>
  <w:num w:numId="15">
    <w:abstractNumId w:val="22"/>
  </w:num>
  <w:num w:numId="16">
    <w:abstractNumId w:val="28"/>
  </w:num>
  <w:num w:numId="17">
    <w:abstractNumId w:val="16"/>
  </w:num>
  <w:num w:numId="18">
    <w:abstractNumId w:val="27"/>
  </w:num>
  <w:num w:numId="19">
    <w:abstractNumId w:val="19"/>
  </w:num>
  <w:num w:numId="20">
    <w:abstractNumId w:val="23"/>
  </w:num>
  <w:num w:numId="21">
    <w:abstractNumId w:val="0"/>
  </w:num>
  <w:num w:numId="22">
    <w:abstractNumId w:val="26"/>
  </w:num>
  <w:num w:numId="23">
    <w:abstractNumId w:val="24"/>
  </w:num>
  <w:num w:numId="24">
    <w:abstractNumId w:val="6"/>
  </w:num>
  <w:num w:numId="25">
    <w:abstractNumId w:val="5"/>
  </w:num>
  <w:num w:numId="26">
    <w:abstractNumId w:val="2"/>
  </w:num>
  <w:num w:numId="27">
    <w:abstractNumId w:val="11"/>
  </w:num>
  <w:num w:numId="28">
    <w:abstractNumId w:val="15"/>
  </w:num>
  <w:num w:numId="29">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瑞鹏">
    <w15:presenceInfo w15:providerId="WPS Office" w15:userId="22427445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trackRevisions w:val="1"/>
  <w:documentProtection w:enforcement="0"/>
  <w:defaultTabStop w:val="5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D27"/>
    <w:rsid w:val="0000324E"/>
    <w:rsid w:val="00005AA3"/>
    <w:rsid w:val="000063EF"/>
    <w:rsid w:val="00012675"/>
    <w:rsid w:val="00024758"/>
    <w:rsid w:val="00032A51"/>
    <w:rsid w:val="00032F1C"/>
    <w:rsid w:val="000367EA"/>
    <w:rsid w:val="00041F31"/>
    <w:rsid w:val="000436E4"/>
    <w:rsid w:val="00051DAE"/>
    <w:rsid w:val="000547C9"/>
    <w:rsid w:val="00064B52"/>
    <w:rsid w:val="000679C2"/>
    <w:rsid w:val="000728BA"/>
    <w:rsid w:val="00083F92"/>
    <w:rsid w:val="000849CC"/>
    <w:rsid w:val="000917E7"/>
    <w:rsid w:val="000A4DA4"/>
    <w:rsid w:val="000F4ECC"/>
    <w:rsid w:val="001123AC"/>
    <w:rsid w:val="00115C58"/>
    <w:rsid w:val="00136148"/>
    <w:rsid w:val="00136FAB"/>
    <w:rsid w:val="0014570C"/>
    <w:rsid w:val="001511E1"/>
    <w:rsid w:val="00172C65"/>
    <w:rsid w:val="00175FA0"/>
    <w:rsid w:val="001761A4"/>
    <w:rsid w:val="00191B33"/>
    <w:rsid w:val="00191CCF"/>
    <w:rsid w:val="001A14B1"/>
    <w:rsid w:val="001B0A62"/>
    <w:rsid w:val="001B494A"/>
    <w:rsid w:val="001C4687"/>
    <w:rsid w:val="001E6F78"/>
    <w:rsid w:val="00201D8B"/>
    <w:rsid w:val="00203BCA"/>
    <w:rsid w:val="00213D67"/>
    <w:rsid w:val="00224234"/>
    <w:rsid w:val="002325ED"/>
    <w:rsid w:val="00234782"/>
    <w:rsid w:val="002406CC"/>
    <w:rsid w:val="002440D2"/>
    <w:rsid w:val="002816CC"/>
    <w:rsid w:val="00295B10"/>
    <w:rsid w:val="002A1DED"/>
    <w:rsid w:val="002A66A3"/>
    <w:rsid w:val="002B1C64"/>
    <w:rsid w:val="002B32B3"/>
    <w:rsid w:val="002F007D"/>
    <w:rsid w:val="002F0CDD"/>
    <w:rsid w:val="002F2C11"/>
    <w:rsid w:val="00302E95"/>
    <w:rsid w:val="0030640D"/>
    <w:rsid w:val="0031492B"/>
    <w:rsid w:val="003214F5"/>
    <w:rsid w:val="003324ED"/>
    <w:rsid w:val="00382491"/>
    <w:rsid w:val="00382D8E"/>
    <w:rsid w:val="00386FAC"/>
    <w:rsid w:val="00387624"/>
    <w:rsid w:val="00394382"/>
    <w:rsid w:val="00395F75"/>
    <w:rsid w:val="003A652A"/>
    <w:rsid w:val="003B6F9A"/>
    <w:rsid w:val="003C0452"/>
    <w:rsid w:val="003C30FD"/>
    <w:rsid w:val="003D5064"/>
    <w:rsid w:val="003F6200"/>
    <w:rsid w:val="004138D0"/>
    <w:rsid w:val="004436A7"/>
    <w:rsid w:val="0049541E"/>
    <w:rsid w:val="004A4807"/>
    <w:rsid w:val="004A6C06"/>
    <w:rsid w:val="004C065E"/>
    <w:rsid w:val="004C5103"/>
    <w:rsid w:val="004E1D06"/>
    <w:rsid w:val="004F23C8"/>
    <w:rsid w:val="004F69E9"/>
    <w:rsid w:val="00511893"/>
    <w:rsid w:val="00513516"/>
    <w:rsid w:val="0052081D"/>
    <w:rsid w:val="00551862"/>
    <w:rsid w:val="005521F6"/>
    <w:rsid w:val="00563947"/>
    <w:rsid w:val="00575685"/>
    <w:rsid w:val="00577666"/>
    <w:rsid w:val="0058377D"/>
    <w:rsid w:val="005948CB"/>
    <w:rsid w:val="00596393"/>
    <w:rsid w:val="005B104F"/>
    <w:rsid w:val="005C2477"/>
    <w:rsid w:val="005D5378"/>
    <w:rsid w:val="005E25DE"/>
    <w:rsid w:val="005E47DB"/>
    <w:rsid w:val="005E5640"/>
    <w:rsid w:val="006051C6"/>
    <w:rsid w:val="006069AF"/>
    <w:rsid w:val="00610AC1"/>
    <w:rsid w:val="006137D7"/>
    <w:rsid w:val="00621586"/>
    <w:rsid w:val="00623375"/>
    <w:rsid w:val="006327AE"/>
    <w:rsid w:val="006334FB"/>
    <w:rsid w:val="0066011C"/>
    <w:rsid w:val="00661132"/>
    <w:rsid w:val="0067388F"/>
    <w:rsid w:val="0069279E"/>
    <w:rsid w:val="006B4555"/>
    <w:rsid w:val="006B58A9"/>
    <w:rsid w:val="006B5A76"/>
    <w:rsid w:val="006C2E6E"/>
    <w:rsid w:val="006C5A45"/>
    <w:rsid w:val="006C67A2"/>
    <w:rsid w:val="006D4BAB"/>
    <w:rsid w:val="006E7E9E"/>
    <w:rsid w:val="006F0D24"/>
    <w:rsid w:val="006F3FE8"/>
    <w:rsid w:val="007107A2"/>
    <w:rsid w:val="00715447"/>
    <w:rsid w:val="00731A50"/>
    <w:rsid w:val="007432B3"/>
    <w:rsid w:val="00745C31"/>
    <w:rsid w:val="007471A2"/>
    <w:rsid w:val="00747AF1"/>
    <w:rsid w:val="00747B95"/>
    <w:rsid w:val="007577C1"/>
    <w:rsid w:val="00760A03"/>
    <w:rsid w:val="00772E64"/>
    <w:rsid w:val="00774227"/>
    <w:rsid w:val="00775464"/>
    <w:rsid w:val="00793D9B"/>
    <w:rsid w:val="007960F2"/>
    <w:rsid w:val="007A4CED"/>
    <w:rsid w:val="007B21DF"/>
    <w:rsid w:val="007B75BB"/>
    <w:rsid w:val="007C1516"/>
    <w:rsid w:val="007D35B8"/>
    <w:rsid w:val="007D661A"/>
    <w:rsid w:val="007E30B1"/>
    <w:rsid w:val="007F4E3F"/>
    <w:rsid w:val="00800735"/>
    <w:rsid w:val="00810DC8"/>
    <w:rsid w:val="00813258"/>
    <w:rsid w:val="00825F26"/>
    <w:rsid w:val="00832E58"/>
    <w:rsid w:val="008341AB"/>
    <w:rsid w:val="008423D7"/>
    <w:rsid w:val="008448B0"/>
    <w:rsid w:val="00844BB2"/>
    <w:rsid w:val="00846F9D"/>
    <w:rsid w:val="008517CB"/>
    <w:rsid w:val="00861C94"/>
    <w:rsid w:val="00861D49"/>
    <w:rsid w:val="0086435B"/>
    <w:rsid w:val="008672D1"/>
    <w:rsid w:val="0087259E"/>
    <w:rsid w:val="00887C16"/>
    <w:rsid w:val="00893D21"/>
    <w:rsid w:val="00896B0A"/>
    <w:rsid w:val="008A191A"/>
    <w:rsid w:val="008B500C"/>
    <w:rsid w:val="008C35D4"/>
    <w:rsid w:val="008C56F7"/>
    <w:rsid w:val="008E0409"/>
    <w:rsid w:val="008F0BE5"/>
    <w:rsid w:val="008F1234"/>
    <w:rsid w:val="008F60E8"/>
    <w:rsid w:val="008F60F0"/>
    <w:rsid w:val="008F6545"/>
    <w:rsid w:val="0090279A"/>
    <w:rsid w:val="009128F7"/>
    <w:rsid w:val="0092090B"/>
    <w:rsid w:val="00923C34"/>
    <w:rsid w:val="00924997"/>
    <w:rsid w:val="009561B8"/>
    <w:rsid w:val="00957360"/>
    <w:rsid w:val="00971F3B"/>
    <w:rsid w:val="009726E1"/>
    <w:rsid w:val="00980A51"/>
    <w:rsid w:val="009827B8"/>
    <w:rsid w:val="00983B7C"/>
    <w:rsid w:val="0098615A"/>
    <w:rsid w:val="00991F52"/>
    <w:rsid w:val="009938A7"/>
    <w:rsid w:val="00997F40"/>
    <w:rsid w:val="009A37CA"/>
    <w:rsid w:val="009A4A20"/>
    <w:rsid w:val="009B21AC"/>
    <w:rsid w:val="009B5798"/>
    <w:rsid w:val="009C1F73"/>
    <w:rsid w:val="009D539F"/>
    <w:rsid w:val="009F2706"/>
    <w:rsid w:val="009F4B86"/>
    <w:rsid w:val="00A05D3C"/>
    <w:rsid w:val="00A176C1"/>
    <w:rsid w:val="00A41114"/>
    <w:rsid w:val="00A413B6"/>
    <w:rsid w:val="00A418B1"/>
    <w:rsid w:val="00A44821"/>
    <w:rsid w:val="00A46852"/>
    <w:rsid w:val="00A51FF8"/>
    <w:rsid w:val="00A65182"/>
    <w:rsid w:val="00A65AE2"/>
    <w:rsid w:val="00A7563C"/>
    <w:rsid w:val="00A81A54"/>
    <w:rsid w:val="00A87680"/>
    <w:rsid w:val="00A9199E"/>
    <w:rsid w:val="00A932D0"/>
    <w:rsid w:val="00A95C2B"/>
    <w:rsid w:val="00AA6416"/>
    <w:rsid w:val="00AB28E1"/>
    <w:rsid w:val="00AB48A2"/>
    <w:rsid w:val="00AC034B"/>
    <w:rsid w:val="00AD5BFC"/>
    <w:rsid w:val="00AE11D1"/>
    <w:rsid w:val="00AE188A"/>
    <w:rsid w:val="00AE1F99"/>
    <w:rsid w:val="00AE2A65"/>
    <w:rsid w:val="00AE3B3E"/>
    <w:rsid w:val="00AF16A7"/>
    <w:rsid w:val="00AF54A0"/>
    <w:rsid w:val="00B057B8"/>
    <w:rsid w:val="00B15DAF"/>
    <w:rsid w:val="00B236A7"/>
    <w:rsid w:val="00B33F2D"/>
    <w:rsid w:val="00B463B8"/>
    <w:rsid w:val="00B52542"/>
    <w:rsid w:val="00B53277"/>
    <w:rsid w:val="00B56A39"/>
    <w:rsid w:val="00B63E9B"/>
    <w:rsid w:val="00B8762F"/>
    <w:rsid w:val="00BB78BC"/>
    <w:rsid w:val="00BC68B0"/>
    <w:rsid w:val="00BD27FA"/>
    <w:rsid w:val="00BD7A21"/>
    <w:rsid w:val="00BE135B"/>
    <w:rsid w:val="00BE2C8D"/>
    <w:rsid w:val="00BE70AA"/>
    <w:rsid w:val="00BF1C4C"/>
    <w:rsid w:val="00BF260F"/>
    <w:rsid w:val="00BF7F93"/>
    <w:rsid w:val="00C35A41"/>
    <w:rsid w:val="00C40296"/>
    <w:rsid w:val="00C41066"/>
    <w:rsid w:val="00C42714"/>
    <w:rsid w:val="00C47D4A"/>
    <w:rsid w:val="00C526E0"/>
    <w:rsid w:val="00C62614"/>
    <w:rsid w:val="00C642EF"/>
    <w:rsid w:val="00C83605"/>
    <w:rsid w:val="00C87E35"/>
    <w:rsid w:val="00C90E9F"/>
    <w:rsid w:val="00CD704A"/>
    <w:rsid w:val="00CE00E7"/>
    <w:rsid w:val="00CF77CA"/>
    <w:rsid w:val="00D32268"/>
    <w:rsid w:val="00D36EFD"/>
    <w:rsid w:val="00D4638F"/>
    <w:rsid w:val="00D539C7"/>
    <w:rsid w:val="00D54672"/>
    <w:rsid w:val="00D54BFD"/>
    <w:rsid w:val="00D55C2F"/>
    <w:rsid w:val="00D65280"/>
    <w:rsid w:val="00D771A2"/>
    <w:rsid w:val="00D8515A"/>
    <w:rsid w:val="00D85CCF"/>
    <w:rsid w:val="00D91B67"/>
    <w:rsid w:val="00D93BD6"/>
    <w:rsid w:val="00DB084F"/>
    <w:rsid w:val="00DB38B0"/>
    <w:rsid w:val="00DB54B8"/>
    <w:rsid w:val="00DB5E1C"/>
    <w:rsid w:val="00DB66B6"/>
    <w:rsid w:val="00DB7688"/>
    <w:rsid w:val="00DC2A53"/>
    <w:rsid w:val="00DC2D2E"/>
    <w:rsid w:val="00DC6612"/>
    <w:rsid w:val="00DE58EB"/>
    <w:rsid w:val="00DF0A5F"/>
    <w:rsid w:val="00DF4B66"/>
    <w:rsid w:val="00E04653"/>
    <w:rsid w:val="00E2565F"/>
    <w:rsid w:val="00E2730D"/>
    <w:rsid w:val="00E30120"/>
    <w:rsid w:val="00E41129"/>
    <w:rsid w:val="00E41D27"/>
    <w:rsid w:val="00E4278C"/>
    <w:rsid w:val="00E4690A"/>
    <w:rsid w:val="00E664FA"/>
    <w:rsid w:val="00E76D35"/>
    <w:rsid w:val="00E77577"/>
    <w:rsid w:val="00E86D4B"/>
    <w:rsid w:val="00E90584"/>
    <w:rsid w:val="00E92305"/>
    <w:rsid w:val="00E92D91"/>
    <w:rsid w:val="00E95962"/>
    <w:rsid w:val="00E97465"/>
    <w:rsid w:val="00EA1894"/>
    <w:rsid w:val="00EA41C4"/>
    <w:rsid w:val="00EA5121"/>
    <w:rsid w:val="00EB10C1"/>
    <w:rsid w:val="00EC7EBB"/>
    <w:rsid w:val="00EE7616"/>
    <w:rsid w:val="00F042BC"/>
    <w:rsid w:val="00F27CC9"/>
    <w:rsid w:val="00F3074A"/>
    <w:rsid w:val="00F31CF6"/>
    <w:rsid w:val="00F452E1"/>
    <w:rsid w:val="00F53B7B"/>
    <w:rsid w:val="00F6034E"/>
    <w:rsid w:val="00F62F0B"/>
    <w:rsid w:val="00F63936"/>
    <w:rsid w:val="00F649E6"/>
    <w:rsid w:val="00F701A0"/>
    <w:rsid w:val="00F8091B"/>
    <w:rsid w:val="00F82A9E"/>
    <w:rsid w:val="00F84D85"/>
    <w:rsid w:val="00F87DDE"/>
    <w:rsid w:val="00F90A99"/>
    <w:rsid w:val="00F9216B"/>
    <w:rsid w:val="00F9243A"/>
    <w:rsid w:val="00FA5B2E"/>
    <w:rsid w:val="00FB023D"/>
    <w:rsid w:val="00FC5677"/>
    <w:rsid w:val="00FD2BAB"/>
    <w:rsid w:val="00FD2C40"/>
    <w:rsid w:val="00FD6A73"/>
    <w:rsid w:val="00FE14AB"/>
    <w:rsid w:val="00FE1A4E"/>
    <w:rsid w:val="00FE2AE3"/>
    <w:rsid w:val="00FE37CB"/>
    <w:rsid w:val="00FF50BB"/>
    <w:rsid w:val="31843B8B"/>
    <w:rsid w:val="36A05BB0"/>
    <w:rsid w:val="4DA02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name="toc 4"/>
    <w:lsdException w:qFormat="1" w:uiPriority="0" w:name="toc 5"/>
    <w:lsdException w:qFormat="1" w:uiPriority="0" w:name="toc 6"/>
    <w:lsdException w:qFormat="1" w:uiPriority="0" w:name="toc 7"/>
    <w:lsdException w:qFormat="1" w:uiPriority="0" w:name="toc 8"/>
    <w:lsdException w:qFormat="1" w:uiPriority="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7"/>
    <w:qFormat/>
    <w:uiPriority w:val="0"/>
    <w:pPr>
      <w:keepNext/>
      <w:keepLines/>
      <w:numPr>
        <w:ilvl w:val="0"/>
        <w:numId w:val="1"/>
      </w:numPr>
      <w:spacing w:before="120" w:after="120"/>
      <w:outlineLvl w:val="0"/>
    </w:pPr>
    <w:rPr>
      <w:rFonts w:ascii="Times New Roman" w:hAnsi="Times New Roman" w:eastAsiaTheme="majorEastAsia"/>
      <w:b/>
      <w:bCs/>
      <w:kern w:val="44"/>
      <w:sz w:val="30"/>
      <w:szCs w:val="44"/>
    </w:rPr>
  </w:style>
  <w:style w:type="paragraph" w:styleId="3">
    <w:name w:val="heading 2"/>
    <w:basedOn w:val="4"/>
    <w:next w:val="1"/>
    <w:link w:val="39"/>
    <w:qFormat/>
    <w:uiPriority w:val="0"/>
    <w:pPr>
      <w:keepNext/>
      <w:keepLines/>
      <w:numPr>
        <w:ilvl w:val="1"/>
        <w:numId w:val="1"/>
      </w:numPr>
      <w:spacing w:before="120"/>
      <w:jc w:val="left"/>
      <w:outlineLvl w:val="1"/>
    </w:pPr>
    <w:rPr>
      <w:rFonts w:eastAsiaTheme="majorEastAsia"/>
      <w:b/>
      <w:bCs/>
      <w:sz w:val="28"/>
      <w:szCs w:val="32"/>
    </w:rPr>
  </w:style>
  <w:style w:type="paragraph" w:styleId="5">
    <w:name w:val="heading 3"/>
    <w:basedOn w:val="1"/>
    <w:next w:val="1"/>
    <w:link w:val="40"/>
    <w:qFormat/>
    <w:uiPriority w:val="9"/>
    <w:pPr>
      <w:keepNext/>
      <w:keepLines/>
      <w:numPr>
        <w:ilvl w:val="2"/>
        <w:numId w:val="1"/>
      </w:numPr>
      <w:spacing w:before="120" w:after="120"/>
      <w:outlineLvl w:val="2"/>
    </w:pPr>
    <w:rPr>
      <w:rFonts w:ascii="Times New Roman" w:hAnsi="Times New Roman" w:eastAsia="宋体"/>
      <w:b/>
      <w:bCs/>
      <w:sz w:val="28"/>
      <w:szCs w:val="32"/>
    </w:rPr>
  </w:style>
  <w:style w:type="paragraph" w:styleId="6">
    <w:name w:val="heading 4"/>
    <w:basedOn w:val="1"/>
    <w:next w:val="1"/>
    <w:link w:val="41"/>
    <w:qFormat/>
    <w:uiPriority w:val="9"/>
    <w:pPr>
      <w:keepNext/>
      <w:keepLines/>
      <w:numPr>
        <w:ilvl w:val="3"/>
        <w:numId w:val="1"/>
      </w:numPr>
      <w:spacing w:before="120" w:after="120"/>
      <w:outlineLvl w:val="3"/>
    </w:pPr>
    <w:rPr>
      <w:rFonts w:ascii="Times New Roman" w:hAnsi="Times New Roman" w:eastAsiaTheme="majorEastAsia"/>
      <w:b/>
      <w:bCs/>
      <w:sz w:val="28"/>
      <w:szCs w:val="28"/>
    </w:rPr>
  </w:style>
  <w:style w:type="paragraph" w:styleId="7">
    <w:name w:val="heading 5"/>
    <w:basedOn w:val="1"/>
    <w:next w:val="1"/>
    <w:link w:val="42"/>
    <w:qFormat/>
    <w:uiPriority w:val="9"/>
    <w:pPr>
      <w:keepNext/>
      <w:keepLines/>
      <w:numPr>
        <w:ilvl w:val="4"/>
        <w:numId w:val="1"/>
      </w:numPr>
      <w:spacing w:before="120" w:after="120"/>
      <w:outlineLvl w:val="4"/>
    </w:pPr>
    <w:rPr>
      <w:rFonts w:ascii="Times New Roman" w:hAnsi="Times New Roman" w:eastAsiaTheme="majorEastAsia"/>
      <w:b/>
      <w:bCs/>
      <w:sz w:val="24"/>
      <w:szCs w:val="28"/>
    </w:rPr>
  </w:style>
  <w:style w:type="paragraph" w:styleId="8">
    <w:name w:val="heading 6"/>
    <w:basedOn w:val="1"/>
    <w:next w:val="1"/>
    <w:link w:val="43"/>
    <w:qFormat/>
    <w:uiPriority w:val="9"/>
    <w:pPr>
      <w:keepNext/>
      <w:keepLines/>
      <w:numPr>
        <w:ilvl w:val="5"/>
        <w:numId w:val="1"/>
      </w:numPr>
      <w:spacing w:before="120" w:after="120"/>
      <w:outlineLvl w:val="5"/>
    </w:pPr>
    <w:rPr>
      <w:rFonts w:ascii="Times New Roman" w:hAnsi="Times New Roman" w:eastAsiaTheme="majorEastAsia"/>
      <w:b/>
      <w:bCs/>
      <w:sz w:val="24"/>
      <w:szCs w:val="24"/>
    </w:rPr>
  </w:style>
  <w:style w:type="paragraph" w:styleId="9">
    <w:name w:val="heading 7"/>
    <w:basedOn w:val="1"/>
    <w:next w:val="1"/>
    <w:link w:val="44"/>
    <w:qFormat/>
    <w:uiPriority w:val="9"/>
    <w:pPr>
      <w:keepNext/>
      <w:keepLines/>
      <w:numPr>
        <w:ilvl w:val="6"/>
        <w:numId w:val="1"/>
      </w:numPr>
      <w:spacing w:before="120" w:after="120"/>
      <w:outlineLvl w:val="6"/>
    </w:pPr>
    <w:rPr>
      <w:rFonts w:ascii="Times New Roman" w:hAnsi="Times New Roman" w:eastAsia="宋体"/>
      <w:b/>
      <w:bCs/>
      <w:sz w:val="24"/>
      <w:szCs w:val="24"/>
    </w:rPr>
  </w:style>
  <w:style w:type="paragraph" w:styleId="10">
    <w:name w:val="heading 8"/>
    <w:basedOn w:val="1"/>
    <w:next w:val="1"/>
    <w:link w:val="45"/>
    <w:qFormat/>
    <w:uiPriority w:val="9"/>
    <w:pPr>
      <w:keepNext/>
      <w:keepLines/>
      <w:numPr>
        <w:ilvl w:val="7"/>
        <w:numId w:val="1"/>
      </w:numPr>
      <w:spacing w:before="240" w:after="64" w:line="320" w:lineRule="auto"/>
      <w:outlineLvl w:val="7"/>
    </w:pPr>
    <w:rPr>
      <w:rFonts w:ascii="Arial" w:hAnsi="Arial" w:eastAsia="黑体"/>
      <w:sz w:val="24"/>
      <w:szCs w:val="24"/>
    </w:rPr>
  </w:style>
  <w:style w:type="paragraph" w:styleId="11">
    <w:name w:val="heading 9"/>
    <w:basedOn w:val="1"/>
    <w:next w:val="1"/>
    <w:link w:val="46"/>
    <w:qFormat/>
    <w:uiPriority w:val="9"/>
    <w:pPr>
      <w:keepNext/>
      <w:keepLines/>
      <w:spacing w:before="240" w:after="64" w:line="320" w:lineRule="auto"/>
      <w:ind w:left="1584" w:hanging="1584"/>
      <w:outlineLvl w:val="8"/>
    </w:pPr>
    <w:rPr>
      <w:rFonts w:ascii="Arial" w:hAnsi="Arial" w:eastAsia="黑体"/>
      <w:sz w:val="24"/>
      <w:szCs w:val="21"/>
    </w:rPr>
  </w:style>
  <w:style w:type="character" w:default="1" w:styleId="31">
    <w:name w:val="Default Paragraph Font"/>
    <w:unhideWhenUsed/>
    <w:qFormat/>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4">
    <w:name w:val="Body Text"/>
    <w:basedOn w:val="1"/>
    <w:link w:val="38"/>
    <w:qFormat/>
    <w:uiPriority w:val="0"/>
    <w:pPr>
      <w:spacing w:after="120"/>
    </w:pPr>
    <w:rPr>
      <w:rFonts w:ascii="Times New Roman" w:hAnsi="Times New Roman" w:eastAsia="宋体"/>
      <w:sz w:val="24"/>
      <w:szCs w:val="24"/>
    </w:rPr>
  </w:style>
  <w:style w:type="paragraph" w:styleId="12">
    <w:name w:val="Normal Indent"/>
    <w:basedOn w:val="1"/>
    <w:qFormat/>
    <w:uiPriority w:val="0"/>
    <w:pPr>
      <w:ind w:firstLine="420"/>
    </w:pPr>
    <w:rPr>
      <w:rFonts w:ascii="Times New Roman" w:hAnsi="Times New Roman" w:eastAsia="宋体"/>
      <w:sz w:val="24"/>
      <w:szCs w:val="24"/>
    </w:rPr>
  </w:style>
  <w:style w:type="paragraph" w:styleId="13">
    <w:name w:val="caption"/>
    <w:basedOn w:val="1"/>
    <w:next w:val="1"/>
    <w:unhideWhenUsed/>
    <w:qFormat/>
    <w:uiPriority w:val="0"/>
    <w:pPr>
      <w:spacing w:before="120" w:beforeLines="50" w:after="120" w:afterLines="50"/>
      <w:jc w:val="center"/>
    </w:pPr>
    <w:rPr>
      <w:rFonts w:asciiTheme="minorEastAsia" w:hAnsiTheme="minorEastAsia" w:cstheme="majorBidi"/>
      <w:b/>
      <w:szCs w:val="21"/>
    </w:rPr>
  </w:style>
  <w:style w:type="paragraph" w:styleId="14">
    <w:name w:val="annotation text"/>
    <w:basedOn w:val="1"/>
    <w:link w:val="49"/>
    <w:unhideWhenUsed/>
    <w:qFormat/>
    <w:uiPriority w:val="99"/>
    <w:pPr>
      <w:jc w:val="left"/>
    </w:pPr>
  </w:style>
  <w:style w:type="paragraph" w:styleId="15">
    <w:name w:val="toc 3"/>
    <w:basedOn w:val="16"/>
    <w:next w:val="1"/>
    <w:qFormat/>
    <w:uiPriority w:val="39"/>
    <w:pPr>
      <w:spacing w:before="0"/>
      <w:ind w:left="480"/>
    </w:pPr>
    <w:rPr>
      <w:i w:val="0"/>
      <w:iCs w:val="0"/>
    </w:rPr>
  </w:style>
  <w:style w:type="paragraph" w:styleId="16">
    <w:name w:val="toc 2"/>
    <w:basedOn w:val="17"/>
    <w:next w:val="1"/>
    <w:qFormat/>
    <w:uiPriority w:val="39"/>
    <w:pPr>
      <w:spacing w:before="120"/>
      <w:ind w:left="240"/>
    </w:pPr>
    <w:rPr>
      <w:b/>
      <w:bCs w:val="0"/>
      <w:i/>
      <w:iCs/>
    </w:rPr>
  </w:style>
  <w:style w:type="paragraph" w:styleId="17">
    <w:name w:val="toc 1"/>
    <w:next w:val="1"/>
    <w:qFormat/>
    <w:uiPriority w:val="39"/>
    <w:pPr>
      <w:widowControl w:val="0"/>
    </w:pPr>
    <w:rPr>
      <w:rFonts w:ascii="Times New Roman" w:hAnsi="Times New Roman" w:eastAsia="宋体" w:cstheme="minorHAnsi"/>
      <w:bCs/>
      <w:kern w:val="2"/>
      <w:sz w:val="24"/>
      <w:lang w:val="en-US" w:eastAsia="zh-CN" w:bidi="ar-SA"/>
    </w:rPr>
  </w:style>
  <w:style w:type="paragraph" w:styleId="18">
    <w:name w:val="Plain Text"/>
    <w:basedOn w:val="1"/>
    <w:link w:val="51"/>
    <w:qFormat/>
    <w:uiPriority w:val="0"/>
    <w:rPr>
      <w:rFonts w:ascii="宋体" w:hAnsi="Courier New" w:eastAsia="宋体" w:cs="Times New Roman"/>
      <w:szCs w:val="20"/>
    </w:rPr>
  </w:style>
  <w:style w:type="paragraph" w:styleId="19">
    <w:name w:val="Date"/>
    <w:basedOn w:val="1"/>
    <w:next w:val="1"/>
    <w:link w:val="52"/>
    <w:unhideWhenUsed/>
    <w:qFormat/>
    <w:uiPriority w:val="99"/>
    <w:pPr>
      <w:ind w:left="100" w:leftChars="2500"/>
    </w:pPr>
    <w:rPr>
      <w:rFonts w:ascii="Times New Roman" w:hAnsi="Times New Roman" w:eastAsia="宋体"/>
      <w:sz w:val="24"/>
      <w:szCs w:val="24"/>
    </w:rPr>
  </w:style>
  <w:style w:type="paragraph" w:styleId="20">
    <w:name w:val="Balloon Text"/>
    <w:basedOn w:val="1"/>
    <w:link w:val="53"/>
    <w:qFormat/>
    <w:uiPriority w:val="99"/>
    <w:rPr>
      <w:rFonts w:ascii="Times New Roman" w:hAnsi="Times New Roman" w:eastAsia="宋体"/>
      <w:sz w:val="18"/>
      <w:szCs w:val="18"/>
    </w:rPr>
  </w:style>
  <w:style w:type="paragraph" w:styleId="21">
    <w:name w:val="footer"/>
    <w:basedOn w:val="1"/>
    <w:link w:val="48"/>
    <w:unhideWhenUsed/>
    <w:qFormat/>
    <w:uiPriority w:val="99"/>
    <w:pPr>
      <w:tabs>
        <w:tab w:val="center" w:pos="4153"/>
        <w:tab w:val="right" w:pos="8306"/>
      </w:tabs>
      <w:snapToGrid w:val="0"/>
      <w:jc w:val="left"/>
    </w:pPr>
    <w:rPr>
      <w:sz w:val="18"/>
      <w:szCs w:val="18"/>
    </w:rPr>
  </w:style>
  <w:style w:type="paragraph" w:styleId="22">
    <w:name w:val="header"/>
    <w:basedOn w:val="1"/>
    <w:link w:val="47"/>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footnote text"/>
    <w:basedOn w:val="24"/>
    <w:next w:val="24"/>
    <w:link w:val="54"/>
    <w:qFormat/>
    <w:uiPriority w:val="0"/>
    <w:pPr>
      <w:snapToGrid w:val="0"/>
      <w:ind w:left="555" w:hanging="357"/>
      <w:jc w:val="left"/>
    </w:pPr>
  </w:style>
  <w:style w:type="paragraph" w:customStyle="1" w:styleId="24">
    <w:name w:val="脚注后续"/>
    <w:qFormat/>
    <w:uiPriority w:val="0"/>
    <w:pPr>
      <w:ind w:left="567"/>
      <w:jc w:val="both"/>
    </w:pPr>
    <w:rPr>
      <w:rFonts w:ascii="宋体" w:hAnsiTheme="minorHAnsi" w:eastAsiaTheme="minorEastAsia" w:cstheme="minorBidi"/>
      <w:kern w:val="2"/>
      <w:sz w:val="18"/>
      <w:szCs w:val="22"/>
      <w:lang w:val="en-US" w:eastAsia="zh-CN" w:bidi="ar-SA"/>
    </w:rPr>
  </w:style>
  <w:style w:type="paragraph" w:styleId="25">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26">
    <w:name w:val="Title"/>
    <w:basedOn w:val="1"/>
    <w:link w:val="55"/>
    <w:qFormat/>
    <w:uiPriority w:val="10"/>
    <w:pPr>
      <w:spacing w:before="240" w:after="60"/>
      <w:jc w:val="center"/>
      <w:outlineLvl w:val="0"/>
    </w:pPr>
    <w:rPr>
      <w:rFonts w:ascii="Arial" w:hAnsi="Arial" w:eastAsia="宋体" w:cs="Arial"/>
      <w:b/>
      <w:bCs/>
      <w:sz w:val="32"/>
      <w:szCs w:val="32"/>
    </w:rPr>
  </w:style>
  <w:style w:type="paragraph" w:styleId="27">
    <w:name w:val="annotation subject"/>
    <w:basedOn w:val="14"/>
    <w:next w:val="14"/>
    <w:link w:val="50"/>
    <w:unhideWhenUsed/>
    <w:qFormat/>
    <w:uiPriority w:val="99"/>
    <w:rPr>
      <w:rFonts w:ascii="Times New Roman" w:hAnsi="Times New Roman" w:eastAsia="宋体"/>
      <w:b/>
      <w:bCs/>
      <w:sz w:val="24"/>
      <w:szCs w:val="24"/>
    </w:rPr>
  </w:style>
  <w:style w:type="paragraph" w:styleId="28">
    <w:name w:val="Body Text First Indent"/>
    <w:basedOn w:val="4"/>
    <w:link w:val="167"/>
    <w:semiHidden/>
    <w:unhideWhenUsed/>
    <w:qFormat/>
    <w:uiPriority w:val="99"/>
    <w:pPr>
      <w:ind w:firstLine="420" w:firstLineChars="100"/>
    </w:pPr>
    <w:rPr>
      <w:rFonts w:asciiTheme="minorHAnsi" w:hAnsiTheme="minorHAnsi" w:eastAsiaTheme="minorEastAsia"/>
      <w:sz w:val="21"/>
      <w:szCs w:val="22"/>
    </w:rPr>
  </w:style>
  <w:style w:type="table" w:styleId="30">
    <w:name w:val="Table Grid"/>
    <w:basedOn w:val="2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0"/>
    <w:rPr>
      <w:b/>
    </w:rPr>
  </w:style>
  <w:style w:type="character" w:styleId="33">
    <w:name w:val="page number"/>
    <w:qFormat/>
    <w:uiPriority w:val="0"/>
    <w:rPr>
      <w:rFonts w:ascii="Times New Roman" w:hAnsi="Times New Roman" w:eastAsia="宋体"/>
      <w:sz w:val="18"/>
    </w:rPr>
  </w:style>
  <w:style w:type="character" w:styleId="34">
    <w:name w:val="Hyperlink"/>
    <w:qFormat/>
    <w:uiPriority w:val="99"/>
    <w:rPr>
      <w:rFonts w:ascii="Times New Roman" w:hAnsi="Times New Roman" w:eastAsia="宋体"/>
      <w:color w:val="auto"/>
      <w:spacing w:val="0"/>
      <w:w w:val="100"/>
      <w:position w:val="0"/>
      <w:sz w:val="21"/>
      <w:u w:val="none"/>
      <w:vertAlign w:val="baseline"/>
    </w:rPr>
  </w:style>
  <w:style w:type="character" w:styleId="35">
    <w:name w:val="annotation reference"/>
    <w:basedOn w:val="31"/>
    <w:unhideWhenUsed/>
    <w:qFormat/>
    <w:uiPriority w:val="99"/>
    <w:rPr>
      <w:sz w:val="21"/>
      <w:szCs w:val="21"/>
    </w:rPr>
  </w:style>
  <w:style w:type="character" w:styleId="36">
    <w:name w:val="footnote reference"/>
    <w:qFormat/>
    <w:uiPriority w:val="0"/>
    <w:rPr>
      <w:rFonts w:ascii="宋体" w:eastAsia="宋体"/>
      <w:sz w:val="18"/>
      <w:vertAlign w:val="superscript"/>
    </w:rPr>
  </w:style>
  <w:style w:type="character" w:customStyle="1" w:styleId="37">
    <w:name w:val="标题 1 字符"/>
    <w:basedOn w:val="31"/>
    <w:link w:val="2"/>
    <w:qFormat/>
    <w:uiPriority w:val="0"/>
    <w:rPr>
      <w:rFonts w:ascii="Times New Roman" w:hAnsi="Times New Roman" w:eastAsiaTheme="majorEastAsia"/>
      <w:b/>
      <w:bCs/>
      <w:kern w:val="44"/>
      <w:sz w:val="30"/>
      <w:szCs w:val="44"/>
    </w:rPr>
  </w:style>
  <w:style w:type="character" w:customStyle="1" w:styleId="38">
    <w:name w:val="正文文本 字符"/>
    <w:basedOn w:val="31"/>
    <w:link w:val="4"/>
    <w:qFormat/>
    <w:uiPriority w:val="0"/>
    <w:rPr>
      <w:rFonts w:ascii="Times New Roman" w:hAnsi="Times New Roman" w:eastAsia="宋体"/>
      <w:sz w:val="24"/>
      <w:szCs w:val="24"/>
    </w:rPr>
  </w:style>
  <w:style w:type="character" w:customStyle="1" w:styleId="39">
    <w:name w:val="标题 2 字符"/>
    <w:basedOn w:val="31"/>
    <w:link w:val="3"/>
    <w:qFormat/>
    <w:uiPriority w:val="0"/>
    <w:rPr>
      <w:rFonts w:ascii="Times New Roman" w:hAnsi="Times New Roman" w:eastAsiaTheme="majorEastAsia"/>
      <w:b/>
      <w:bCs/>
      <w:kern w:val="2"/>
      <w:sz w:val="28"/>
      <w:szCs w:val="32"/>
    </w:rPr>
  </w:style>
  <w:style w:type="character" w:customStyle="1" w:styleId="40">
    <w:name w:val="标题 3 字符"/>
    <w:basedOn w:val="31"/>
    <w:link w:val="5"/>
    <w:qFormat/>
    <w:uiPriority w:val="9"/>
    <w:rPr>
      <w:rFonts w:ascii="Times New Roman" w:hAnsi="Times New Roman" w:eastAsia="宋体"/>
      <w:b/>
      <w:bCs/>
      <w:kern w:val="2"/>
      <w:sz w:val="28"/>
      <w:szCs w:val="32"/>
    </w:rPr>
  </w:style>
  <w:style w:type="character" w:customStyle="1" w:styleId="41">
    <w:name w:val="标题 4 字符"/>
    <w:basedOn w:val="31"/>
    <w:link w:val="6"/>
    <w:qFormat/>
    <w:uiPriority w:val="9"/>
    <w:rPr>
      <w:rFonts w:ascii="Times New Roman" w:hAnsi="Times New Roman" w:eastAsiaTheme="majorEastAsia"/>
      <w:b/>
      <w:bCs/>
      <w:kern w:val="2"/>
      <w:sz w:val="28"/>
      <w:szCs w:val="28"/>
    </w:rPr>
  </w:style>
  <w:style w:type="character" w:customStyle="1" w:styleId="42">
    <w:name w:val="标题 5 字符"/>
    <w:basedOn w:val="31"/>
    <w:link w:val="7"/>
    <w:qFormat/>
    <w:uiPriority w:val="9"/>
    <w:rPr>
      <w:rFonts w:ascii="Times New Roman" w:hAnsi="Times New Roman" w:eastAsiaTheme="majorEastAsia"/>
      <w:b/>
      <w:bCs/>
      <w:kern w:val="2"/>
      <w:sz w:val="24"/>
      <w:szCs w:val="28"/>
    </w:rPr>
  </w:style>
  <w:style w:type="character" w:customStyle="1" w:styleId="43">
    <w:name w:val="标题 6 字符"/>
    <w:basedOn w:val="31"/>
    <w:link w:val="8"/>
    <w:qFormat/>
    <w:uiPriority w:val="9"/>
    <w:rPr>
      <w:rFonts w:ascii="Times New Roman" w:hAnsi="Times New Roman" w:eastAsiaTheme="majorEastAsia"/>
      <w:b/>
      <w:bCs/>
      <w:kern w:val="2"/>
      <w:sz w:val="24"/>
      <w:szCs w:val="24"/>
    </w:rPr>
  </w:style>
  <w:style w:type="character" w:customStyle="1" w:styleId="44">
    <w:name w:val="标题 7 字符"/>
    <w:basedOn w:val="31"/>
    <w:link w:val="9"/>
    <w:qFormat/>
    <w:uiPriority w:val="9"/>
    <w:rPr>
      <w:rFonts w:ascii="Times New Roman" w:hAnsi="Times New Roman" w:eastAsia="宋体"/>
      <w:b/>
      <w:bCs/>
      <w:kern w:val="2"/>
      <w:sz w:val="24"/>
      <w:szCs w:val="24"/>
    </w:rPr>
  </w:style>
  <w:style w:type="character" w:customStyle="1" w:styleId="45">
    <w:name w:val="标题 8 字符"/>
    <w:basedOn w:val="31"/>
    <w:link w:val="10"/>
    <w:qFormat/>
    <w:uiPriority w:val="9"/>
    <w:rPr>
      <w:rFonts w:ascii="Arial" w:hAnsi="Arial" w:eastAsia="黑体"/>
      <w:kern w:val="2"/>
      <w:sz w:val="24"/>
      <w:szCs w:val="24"/>
    </w:rPr>
  </w:style>
  <w:style w:type="character" w:customStyle="1" w:styleId="46">
    <w:name w:val="标题 9 字符"/>
    <w:basedOn w:val="31"/>
    <w:link w:val="11"/>
    <w:qFormat/>
    <w:uiPriority w:val="9"/>
    <w:rPr>
      <w:rFonts w:ascii="Arial" w:hAnsi="Arial" w:eastAsia="黑体"/>
      <w:sz w:val="24"/>
      <w:szCs w:val="21"/>
    </w:rPr>
  </w:style>
  <w:style w:type="character" w:customStyle="1" w:styleId="47">
    <w:name w:val="页眉 字符"/>
    <w:basedOn w:val="31"/>
    <w:link w:val="22"/>
    <w:qFormat/>
    <w:uiPriority w:val="99"/>
    <w:rPr>
      <w:sz w:val="18"/>
      <w:szCs w:val="18"/>
    </w:rPr>
  </w:style>
  <w:style w:type="character" w:customStyle="1" w:styleId="48">
    <w:name w:val="页脚 字符"/>
    <w:basedOn w:val="31"/>
    <w:link w:val="21"/>
    <w:qFormat/>
    <w:uiPriority w:val="99"/>
    <w:rPr>
      <w:sz w:val="18"/>
      <w:szCs w:val="18"/>
    </w:rPr>
  </w:style>
  <w:style w:type="character" w:customStyle="1" w:styleId="49">
    <w:name w:val="批注文字 字符"/>
    <w:basedOn w:val="31"/>
    <w:link w:val="14"/>
    <w:semiHidden/>
    <w:qFormat/>
    <w:uiPriority w:val="99"/>
  </w:style>
  <w:style w:type="character" w:customStyle="1" w:styleId="50">
    <w:name w:val="批注主题 字符"/>
    <w:basedOn w:val="49"/>
    <w:link w:val="27"/>
    <w:qFormat/>
    <w:uiPriority w:val="99"/>
    <w:rPr>
      <w:rFonts w:ascii="Times New Roman" w:hAnsi="Times New Roman" w:eastAsia="宋体"/>
      <w:b/>
      <w:bCs/>
      <w:sz w:val="24"/>
      <w:szCs w:val="24"/>
    </w:rPr>
  </w:style>
  <w:style w:type="character" w:customStyle="1" w:styleId="51">
    <w:name w:val="纯文本 字符"/>
    <w:basedOn w:val="31"/>
    <w:link w:val="18"/>
    <w:qFormat/>
    <w:uiPriority w:val="0"/>
    <w:rPr>
      <w:rFonts w:ascii="宋体" w:hAnsi="Courier New" w:eastAsia="宋体" w:cs="Times New Roman"/>
      <w:szCs w:val="20"/>
    </w:rPr>
  </w:style>
  <w:style w:type="character" w:customStyle="1" w:styleId="52">
    <w:name w:val="日期 字符"/>
    <w:basedOn w:val="31"/>
    <w:link w:val="19"/>
    <w:qFormat/>
    <w:uiPriority w:val="99"/>
    <w:rPr>
      <w:rFonts w:ascii="Times New Roman" w:hAnsi="Times New Roman" w:eastAsia="宋体"/>
      <w:sz w:val="24"/>
      <w:szCs w:val="24"/>
    </w:rPr>
  </w:style>
  <w:style w:type="character" w:customStyle="1" w:styleId="53">
    <w:name w:val="批注框文本 字符"/>
    <w:basedOn w:val="31"/>
    <w:link w:val="20"/>
    <w:qFormat/>
    <w:uiPriority w:val="99"/>
    <w:rPr>
      <w:rFonts w:ascii="Times New Roman" w:hAnsi="Times New Roman" w:eastAsia="宋体"/>
      <w:sz w:val="18"/>
      <w:szCs w:val="18"/>
    </w:rPr>
  </w:style>
  <w:style w:type="character" w:customStyle="1" w:styleId="54">
    <w:name w:val="脚注文本 字符"/>
    <w:basedOn w:val="31"/>
    <w:link w:val="23"/>
    <w:qFormat/>
    <w:uiPriority w:val="0"/>
    <w:rPr>
      <w:rFonts w:ascii="宋体"/>
      <w:sz w:val="18"/>
    </w:rPr>
  </w:style>
  <w:style w:type="character" w:customStyle="1" w:styleId="55">
    <w:name w:val="标题 字符"/>
    <w:basedOn w:val="31"/>
    <w:link w:val="26"/>
    <w:qFormat/>
    <w:uiPriority w:val="10"/>
    <w:rPr>
      <w:rFonts w:ascii="Arial" w:hAnsi="Arial" w:eastAsia="宋体" w:cs="Arial"/>
      <w:b/>
      <w:bCs/>
      <w:sz w:val="32"/>
      <w:szCs w:val="32"/>
    </w:rPr>
  </w:style>
  <w:style w:type="paragraph" w:customStyle="1" w:styleId="56">
    <w:name w:val="TOC 标题1"/>
    <w:basedOn w:val="2"/>
    <w:next w:val="1"/>
    <w:unhideWhenUsed/>
    <w:qFormat/>
    <w:uiPriority w:val="39"/>
    <w:pPr>
      <w:widowControl/>
      <w:numPr>
        <w:numId w:val="0"/>
      </w:numPr>
      <w:spacing w:before="480" w:after="0" w:line="276" w:lineRule="auto"/>
      <w:jc w:val="left"/>
      <w:outlineLvl w:val="9"/>
    </w:pPr>
    <w:rPr>
      <w:rFonts w:asciiTheme="majorHAnsi" w:hAnsiTheme="majorHAnsi" w:cstheme="majorBidi"/>
      <w:color w:val="2E75B6" w:themeColor="accent1" w:themeShade="BF"/>
      <w:kern w:val="0"/>
      <w:sz w:val="28"/>
      <w:szCs w:val="28"/>
    </w:rPr>
  </w:style>
  <w:style w:type="paragraph" w:customStyle="1" w:styleId="57">
    <w:name w:val="图片"/>
    <w:basedOn w:val="1"/>
    <w:link w:val="58"/>
    <w:qFormat/>
    <w:uiPriority w:val="0"/>
    <w:pPr>
      <w:jc w:val="center"/>
    </w:pPr>
    <w:rPr>
      <w:rFonts w:asciiTheme="minorEastAsia" w:hAnsiTheme="minorEastAsia"/>
      <w:sz w:val="24"/>
    </w:rPr>
  </w:style>
  <w:style w:type="character" w:customStyle="1" w:styleId="58">
    <w:name w:val="图片 Char"/>
    <w:basedOn w:val="31"/>
    <w:link w:val="57"/>
    <w:qFormat/>
    <w:uiPriority w:val="0"/>
    <w:rPr>
      <w:rFonts w:asciiTheme="minorEastAsia" w:hAnsiTheme="minorEastAsia"/>
      <w:sz w:val="24"/>
    </w:rPr>
  </w:style>
  <w:style w:type="paragraph" w:customStyle="1" w:styleId="59">
    <w:name w:val="列表段落1"/>
    <w:basedOn w:val="1"/>
    <w:link w:val="60"/>
    <w:qFormat/>
    <w:uiPriority w:val="34"/>
    <w:pPr>
      <w:ind w:firstLine="420"/>
    </w:pPr>
    <w:rPr>
      <w:rFonts w:asciiTheme="minorEastAsia" w:hAnsiTheme="minorEastAsia"/>
      <w:sz w:val="24"/>
    </w:rPr>
  </w:style>
  <w:style w:type="character" w:customStyle="1" w:styleId="60">
    <w:name w:val="列表段落 字符"/>
    <w:basedOn w:val="31"/>
    <w:link w:val="59"/>
    <w:qFormat/>
    <w:uiPriority w:val="34"/>
    <w:rPr>
      <w:rFonts w:asciiTheme="minorEastAsia" w:hAnsiTheme="minorEastAsia"/>
      <w:sz w:val="24"/>
    </w:rPr>
  </w:style>
  <w:style w:type="character" w:customStyle="1" w:styleId="61">
    <w:name w:val="MTEquationSection"/>
    <w:basedOn w:val="31"/>
    <w:qFormat/>
    <w:uiPriority w:val="0"/>
    <w:rPr>
      <w:color w:val="FF0000"/>
    </w:rPr>
  </w:style>
  <w:style w:type="paragraph" w:customStyle="1" w:styleId="62">
    <w:name w:val="MTDisplayEquation"/>
    <w:basedOn w:val="1"/>
    <w:next w:val="1"/>
    <w:link w:val="63"/>
    <w:qFormat/>
    <w:uiPriority w:val="0"/>
    <w:pPr>
      <w:tabs>
        <w:tab w:val="center" w:pos="4540"/>
        <w:tab w:val="right" w:pos="9080"/>
      </w:tabs>
    </w:pPr>
    <w:rPr>
      <w:rFonts w:ascii="Times New Roman" w:hAnsi="Times New Roman" w:eastAsia="宋体"/>
      <w:sz w:val="24"/>
      <w:szCs w:val="24"/>
    </w:rPr>
  </w:style>
  <w:style w:type="character" w:customStyle="1" w:styleId="63">
    <w:name w:val="MTDisplayEquation Char"/>
    <w:basedOn w:val="31"/>
    <w:link w:val="62"/>
    <w:qFormat/>
    <w:uiPriority w:val="0"/>
    <w:rPr>
      <w:rFonts w:ascii="Times New Roman" w:hAnsi="Times New Roman" w:eastAsia="宋体"/>
      <w:sz w:val="24"/>
      <w:szCs w:val="24"/>
    </w:rPr>
  </w:style>
  <w:style w:type="paragraph" w:customStyle="1" w:styleId="64">
    <w:name w:val="Display Equation (Aurora)"/>
    <w:basedOn w:val="1"/>
    <w:link w:val="65"/>
    <w:qFormat/>
    <w:uiPriority w:val="0"/>
    <w:pPr>
      <w:widowControl/>
      <w:tabs>
        <w:tab w:val="center" w:pos="4153"/>
        <w:tab w:val="right" w:pos="8306"/>
      </w:tabs>
      <w:jc w:val="left"/>
    </w:pPr>
    <w:rPr>
      <w:rFonts w:ascii="Times New Roman" w:hAnsi="Times New Roman" w:eastAsia="宋体"/>
      <w:kern w:val="0"/>
      <w:sz w:val="22"/>
      <w:szCs w:val="24"/>
    </w:rPr>
  </w:style>
  <w:style w:type="character" w:customStyle="1" w:styleId="65">
    <w:name w:val="Display Equation (Aurora) Char"/>
    <w:basedOn w:val="31"/>
    <w:link w:val="64"/>
    <w:qFormat/>
    <w:uiPriority w:val="0"/>
    <w:rPr>
      <w:rFonts w:ascii="Times New Roman" w:hAnsi="Times New Roman" w:eastAsia="宋体"/>
      <w:kern w:val="0"/>
      <w:sz w:val="22"/>
      <w:szCs w:val="24"/>
    </w:rPr>
  </w:style>
  <w:style w:type="character" w:customStyle="1" w:styleId="66">
    <w:name w:val="Section Break (Aurora)"/>
    <w:basedOn w:val="31"/>
    <w:qFormat/>
    <w:uiPriority w:val="0"/>
    <w:rPr>
      <w:vanish/>
      <w:color w:val="800080"/>
    </w:rPr>
  </w:style>
  <w:style w:type="paragraph" w:customStyle="1" w:styleId="67">
    <w:name w:val="4首行缩进正文"/>
    <w:link w:val="68"/>
    <w:qFormat/>
    <w:uiPriority w:val="0"/>
    <w:pPr>
      <w:ind w:firstLine="200" w:firstLineChars="200"/>
      <w:jc w:val="both"/>
    </w:pPr>
    <w:rPr>
      <w:rFonts w:ascii="Times New Roman" w:hAnsi="Times New Roman" w:cs="AdvP696A" w:eastAsiaTheme="minorEastAsia"/>
      <w:sz w:val="21"/>
      <w:szCs w:val="18"/>
      <w:lang w:val="en-US" w:eastAsia="zh-CN" w:bidi="ar-SA"/>
    </w:rPr>
  </w:style>
  <w:style w:type="character" w:customStyle="1" w:styleId="68">
    <w:name w:val="4首行缩进正文 Char"/>
    <w:basedOn w:val="31"/>
    <w:link w:val="67"/>
    <w:qFormat/>
    <w:uiPriority w:val="0"/>
    <w:rPr>
      <w:rFonts w:ascii="Times New Roman" w:hAnsi="Times New Roman" w:cs="AdvP696A"/>
      <w:kern w:val="0"/>
      <w:szCs w:val="18"/>
    </w:rPr>
  </w:style>
  <w:style w:type="paragraph" w:customStyle="1" w:styleId="69">
    <w:name w:val="1正文"/>
    <w:qFormat/>
    <w:uiPriority w:val="0"/>
    <w:pPr>
      <w:autoSpaceDE w:val="0"/>
      <w:autoSpaceDN w:val="0"/>
      <w:adjustRightInd w:val="0"/>
      <w:ind w:firstLine="200" w:firstLineChars="200"/>
      <w:jc w:val="both"/>
    </w:pPr>
    <w:rPr>
      <w:rFonts w:ascii="Times New Roman" w:hAnsi="Times New Roman" w:eastAsia="宋体" w:cs="AdvP696A"/>
      <w:sz w:val="24"/>
      <w:szCs w:val="18"/>
      <w:lang w:val="en-US" w:eastAsia="zh-CN" w:bidi="ar-SA"/>
    </w:rPr>
  </w:style>
  <w:style w:type="paragraph" w:customStyle="1" w:styleId="70">
    <w:name w:val="列出段落1"/>
    <w:basedOn w:val="1"/>
    <w:qFormat/>
    <w:uiPriority w:val="99"/>
    <w:pPr>
      <w:adjustRightInd w:val="0"/>
      <w:snapToGrid w:val="0"/>
      <w:spacing w:beforeLines="25" w:line="300" w:lineRule="auto"/>
      <w:ind w:firstLine="420"/>
    </w:pPr>
    <w:rPr>
      <w:rFonts w:ascii="Calibri" w:hAnsi="Calibri" w:eastAsia="宋体"/>
      <w:sz w:val="24"/>
      <w:szCs w:val="24"/>
    </w:rPr>
  </w:style>
  <w:style w:type="character" w:customStyle="1" w:styleId="71">
    <w:name w:val="页眉 Char1"/>
    <w:qFormat/>
    <w:uiPriority w:val="0"/>
    <w:rPr>
      <w:kern w:val="2"/>
      <w:sz w:val="18"/>
      <w:szCs w:val="18"/>
    </w:rPr>
  </w:style>
  <w:style w:type="paragraph" w:customStyle="1" w:styleId="72">
    <w:name w:val="NTREM_Title"/>
    <w:basedOn w:val="1"/>
    <w:next w:val="1"/>
    <w:qFormat/>
    <w:uiPriority w:val="0"/>
    <w:pPr>
      <w:widowControl/>
      <w:spacing w:before="480" w:after="120"/>
      <w:jc w:val="center"/>
    </w:pPr>
    <w:rPr>
      <w:rFonts w:ascii="Times New Roman" w:hAnsi="Times New Roman" w:eastAsia="宋体"/>
      <w:kern w:val="0"/>
      <w:sz w:val="40"/>
      <w:szCs w:val="20"/>
      <w:lang w:val="cs-CZ" w:eastAsia="en-US"/>
    </w:rPr>
  </w:style>
  <w:style w:type="paragraph" w:customStyle="1" w:styleId="73">
    <w:name w:val="NTREM_Abstract"/>
    <w:basedOn w:val="1"/>
    <w:qFormat/>
    <w:uiPriority w:val="0"/>
    <w:pPr>
      <w:widowControl/>
      <w:pBdr>
        <w:top w:val="single" w:color="auto" w:sz="4" w:space="1"/>
        <w:bottom w:val="single" w:color="auto" w:sz="4" w:space="1"/>
      </w:pBdr>
      <w:spacing w:before="60" w:after="60"/>
      <w:ind w:left="567" w:right="567"/>
    </w:pPr>
    <w:rPr>
      <w:rFonts w:ascii="Times New Roman" w:hAnsi="Times New Roman" w:eastAsia="宋体" w:cs="Times New Roman"/>
      <w:i/>
      <w:kern w:val="0"/>
      <w:sz w:val="22"/>
      <w:szCs w:val="20"/>
      <w:lang w:val="cs-CZ" w:eastAsia="en-US"/>
    </w:rPr>
  </w:style>
  <w:style w:type="paragraph" w:customStyle="1" w:styleId="74">
    <w:name w:val="NTREM_Section"/>
    <w:basedOn w:val="1"/>
    <w:next w:val="1"/>
    <w:qFormat/>
    <w:uiPriority w:val="0"/>
    <w:pPr>
      <w:keepNext/>
      <w:keepLines/>
      <w:widowControl/>
      <w:numPr>
        <w:ilvl w:val="0"/>
        <w:numId w:val="2"/>
      </w:numPr>
      <w:spacing w:before="360" w:after="60"/>
      <w:jc w:val="left"/>
      <w:outlineLvl w:val="0"/>
    </w:pPr>
    <w:rPr>
      <w:rFonts w:ascii="Times New Roman" w:hAnsi="Times New Roman" w:eastAsia="宋体" w:cs="Times New Roman"/>
      <w:b/>
      <w:kern w:val="0"/>
      <w:sz w:val="28"/>
      <w:szCs w:val="20"/>
      <w:lang w:val="cs-CZ" w:eastAsia="en-US"/>
    </w:rPr>
  </w:style>
  <w:style w:type="paragraph" w:customStyle="1" w:styleId="75">
    <w:name w:val="NTREM_Subsection"/>
    <w:basedOn w:val="74"/>
    <w:next w:val="1"/>
    <w:qFormat/>
    <w:uiPriority w:val="0"/>
    <w:pPr>
      <w:numPr>
        <w:ilvl w:val="1"/>
      </w:numPr>
      <w:spacing w:before="240"/>
      <w:outlineLvl w:val="1"/>
    </w:pPr>
    <w:rPr>
      <w:sz w:val="26"/>
    </w:rPr>
  </w:style>
  <w:style w:type="paragraph" w:customStyle="1" w:styleId="76">
    <w:name w:val="NTREM_Subsubsection"/>
    <w:basedOn w:val="75"/>
    <w:next w:val="1"/>
    <w:qFormat/>
    <w:uiPriority w:val="0"/>
    <w:pPr>
      <w:numPr>
        <w:ilvl w:val="2"/>
      </w:numPr>
      <w:spacing w:before="120"/>
      <w:outlineLvl w:val="2"/>
    </w:pPr>
    <w:rPr>
      <w:sz w:val="24"/>
    </w:rPr>
  </w:style>
  <w:style w:type="paragraph" w:customStyle="1" w:styleId="77">
    <w:name w:val="NTREM_Text"/>
    <w:basedOn w:val="1"/>
    <w:link w:val="78"/>
    <w:qFormat/>
    <w:uiPriority w:val="0"/>
    <w:pPr>
      <w:widowControl/>
      <w:ind w:firstLine="397"/>
    </w:pPr>
    <w:rPr>
      <w:rFonts w:ascii="Times New Roman" w:hAnsi="Times New Roman" w:eastAsia="宋体" w:cs="Times New Roman"/>
      <w:kern w:val="0"/>
      <w:sz w:val="24"/>
      <w:szCs w:val="20"/>
      <w:lang w:val="cs-CZ" w:eastAsia="en-US"/>
    </w:rPr>
  </w:style>
  <w:style w:type="character" w:customStyle="1" w:styleId="78">
    <w:name w:val="NTREM_Text 字符"/>
    <w:link w:val="77"/>
    <w:qFormat/>
    <w:uiPriority w:val="0"/>
    <w:rPr>
      <w:rFonts w:ascii="Times New Roman" w:hAnsi="Times New Roman" w:eastAsia="宋体" w:cs="Times New Roman"/>
      <w:kern w:val="0"/>
      <w:sz w:val="24"/>
      <w:szCs w:val="20"/>
      <w:lang w:val="cs-CZ" w:eastAsia="en-US"/>
    </w:rPr>
  </w:style>
  <w:style w:type="paragraph" w:customStyle="1" w:styleId="79">
    <w:name w:val="NTREM_Figure_caption"/>
    <w:basedOn w:val="1"/>
    <w:next w:val="77"/>
    <w:qFormat/>
    <w:uiPriority w:val="0"/>
    <w:pPr>
      <w:keepLines/>
      <w:widowControl/>
      <w:spacing w:before="60" w:after="120"/>
      <w:jc w:val="center"/>
    </w:pPr>
    <w:rPr>
      <w:rFonts w:ascii="Times New Roman" w:hAnsi="Times New Roman" w:eastAsia="宋体" w:cs="Times New Roman"/>
      <w:kern w:val="0"/>
      <w:sz w:val="22"/>
      <w:szCs w:val="20"/>
      <w:lang w:val="cs-CZ" w:eastAsia="en-US"/>
    </w:rPr>
  </w:style>
  <w:style w:type="paragraph" w:customStyle="1" w:styleId="80">
    <w:name w:val="NTREM_Table_caption"/>
    <w:basedOn w:val="1"/>
    <w:next w:val="77"/>
    <w:qFormat/>
    <w:uiPriority w:val="0"/>
    <w:pPr>
      <w:keepNext/>
      <w:keepLines/>
      <w:widowControl/>
      <w:numPr>
        <w:ilvl w:val="0"/>
        <w:numId w:val="3"/>
      </w:numPr>
      <w:spacing w:before="120" w:after="60"/>
    </w:pPr>
    <w:rPr>
      <w:rFonts w:ascii="Times New Roman" w:hAnsi="Times New Roman" w:eastAsia="宋体" w:cs="Times New Roman"/>
      <w:kern w:val="0"/>
      <w:sz w:val="22"/>
      <w:szCs w:val="20"/>
      <w:lang w:val="cs-CZ" w:eastAsia="en-US"/>
    </w:rPr>
  </w:style>
  <w:style w:type="paragraph" w:customStyle="1" w:styleId="81">
    <w:name w:val="NTREM_Acknowledgement"/>
    <w:basedOn w:val="1"/>
    <w:next w:val="77"/>
    <w:qFormat/>
    <w:uiPriority w:val="0"/>
    <w:pPr>
      <w:widowControl/>
      <w:spacing w:before="240" w:after="60"/>
      <w:jc w:val="left"/>
    </w:pPr>
    <w:rPr>
      <w:rFonts w:ascii="Times New Roman" w:hAnsi="Times New Roman" w:eastAsia="宋体" w:cs="Times New Roman"/>
      <w:b/>
      <w:kern w:val="0"/>
      <w:sz w:val="26"/>
      <w:szCs w:val="20"/>
      <w:lang w:val="cs-CZ" w:eastAsia="en-US"/>
    </w:rPr>
  </w:style>
  <w:style w:type="paragraph" w:customStyle="1" w:styleId="82">
    <w:name w:val="NTREM_References"/>
    <w:basedOn w:val="77"/>
    <w:qFormat/>
    <w:uiPriority w:val="0"/>
    <w:pPr>
      <w:numPr>
        <w:ilvl w:val="0"/>
        <w:numId w:val="4"/>
      </w:numPr>
      <w:jc w:val="left"/>
    </w:pPr>
    <w:rPr>
      <w:sz w:val="22"/>
    </w:rPr>
  </w:style>
  <w:style w:type="paragraph" w:customStyle="1" w:styleId="83">
    <w:name w:val="NTREM_References_header"/>
    <w:basedOn w:val="1"/>
    <w:next w:val="82"/>
    <w:qFormat/>
    <w:uiPriority w:val="0"/>
    <w:pPr>
      <w:widowControl/>
      <w:spacing w:before="240" w:after="60"/>
      <w:jc w:val="left"/>
    </w:pPr>
    <w:rPr>
      <w:rFonts w:ascii="Times New Roman" w:hAnsi="Times New Roman" w:eastAsia="宋体" w:cs="Times New Roman"/>
      <w:b/>
      <w:kern w:val="0"/>
      <w:sz w:val="26"/>
      <w:szCs w:val="20"/>
      <w:lang w:val="cs-CZ" w:eastAsia="en-US"/>
    </w:rPr>
  </w:style>
  <w:style w:type="paragraph" w:customStyle="1" w:styleId="84">
    <w:name w:val="EndNote Bibliography"/>
    <w:basedOn w:val="1"/>
    <w:link w:val="85"/>
    <w:qFormat/>
    <w:uiPriority w:val="0"/>
    <w:rPr>
      <w:rFonts w:ascii="黑体" w:hAnsi="黑体" w:eastAsia="黑体"/>
      <w:sz w:val="18"/>
      <w:szCs w:val="24"/>
    </w:rPr>
  </w:style>
  <w:style w:type="character" w:customStyle="1" w:styleId="85">
    <w:name w:val="EndNote Bibliography 字符"/>
    <w:link w:val="84"/>
    <w:qFormat/>
    <w:uiPriority w:val="0"/>
    <w:rPr>
      <w:rFonts w:ascii="黑体" w:hAnsi="黑体" w:eastAsia="黑体"/>
      <w:sz w:val="18"/>
      <w:szCs w:val="24"/>
    </w:rPr>
  </w:style>
  <w:style w:type="paragraph" w:customStyle="1" w:styleId="86">
    <w:name w:val="Char Char4 Char Char Char Char Char Char Char Char Char Char Char Char Char Char Char Char"/>
    <w:basedOn w:val="1"/>
    <w:qFormat/>
    <w:uiPriority w:val="0"/>
    <w:rPr>
      <w:rFonts w:ascii="Times New Roman" w:hAnsi="Times New Roman" w:eastAsia="宋体"/>
      <w:szCs w:val="24"/>
    </w:rPr>
  </w:style>
  <w:style w:type="paragraph" w:customStyle="1" w:styleId="87">
    <w:name w:val="Char Char4 Char Char Char Char Char Char Char Char Char Char Char Char Char Char Char Char1"/>
    <w:basedOn w:val="1"/>
    <w:qFormat/>
    <w:uiPriority w:val="0"/>
    <w:rPr>
      <w:rFonts w:ascii="Times New Roman" w:hAnsi="Times New Roman" w:eastAsia="宋体"/>
      <w:szCs w:val="24"/>
    </w:rPr>
  </w:style>
  <w:style w:type="paragraph" w:customStyle="1" w:styleId="88">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89">
    <w:name w:val="封面题名"/>
    <w:basedOn w:val="1"/>
    <w:next w:val="90"/>
    <w:qFormat/>
    <w:uiPriority w:val="0"/>
    <w:pPr>
      <w:adjustRightInd w:val="0"/>
      <w:jc w:val="center"/>
    </w:pPr>
    <w:rPr>
      <w:rFonts w:ascii="宋体" w:hAnsi="宋体" w:eastAsia="宋体"/>
      <w:b/>
      <w:kern w:val="0"/>
      <w:sz w:val="44"/>
      <w:szCs w:val="20"/>
    </w:rPr>
  </w:style>
  <w:style w:type="paragraph" w:customStyle="1" w:styleId="90">
    <w:name w:val="封面型号"/>
    <w:basedOn w:val="1"/>
    <w:next w:val="91"/>
    <w:qFormat/>
    <w:uiPriority w:val="0"/>
    <w:pPr>
      <w:adjustRightInd w:val="0"/>
      <w:jc w:val="center"/>
    </w:pPr>
    <w:rPr>
      <w:rFonts w:ascii="宋体" w:hAnsi="Times New Roman" w:eastAsia="宋体"/>
      <w:b/>
      <w:kern w:val="0"/>
      <w:sz w:val="28"/>
      <w:szCs w:val="20"/>
    </w:rPr>
  </w:style>
  <w:style w:type="paragraph" w:customStyle="1" w:styleId="91">
    <w:name w:val="封面文件号"/>
    <w:basedOn w:val="1"/>
    <w:next w:val="92"/>
    <w:qFormat/>
    <w:uiPriority w:val="0"/>
    <w:pPr>
      <w:adjustRightInd w:val="0"/>
      <w:jc w:val="center"/>
    </w:pPr>
    <w:rPr>
      <w:rFonts w:ascii="宋体" w:hAnsi="Times New Roman" w:eastAsia="宋体"/>
      <w:b/>
      <w:kern w:val="0"/>
      <w:sz w:val="32"/>
      <w:szCs w:val="20"/>
    </w:rPr>
  </w:style>
  <w:style w:type="paragraph" w:customStyle="1" w:styleId="92">
    <w:name w:val="封面页数"/>
    <w:basedOn w:val="1"/>
    <w:qFormat/>
    <w:uiPriority w:val="0"/>
    <w:pPr>
      <w:adjustRightInd w:val="0"/>
      <w:jc w:val="center"/>
    </w:pPr>
    <w:rPr>
      <w:rFonts w:ascii="宋体" w:hAnsi="Times New Roman" w:eastAsia="宋体"/>
      <w:b/>
      <w:kern w:val="0"/>
      <w:sz w:val="28"/>
      <w:szCs w:val="20"/>
    </w:rPr>
  </w:style>
  <w:style w:type="paragraph" w:customStyle="1" w:styleId="93">
    <w:name w:val="封面档案密级"/>
    <w:qFormat/>
    <w:uiPriority w:val="0"/>
    <w:pPr>
      <w:widowControl w:val="0"/>
      <w:jc w:val="center"/>
    </w:pPr>
    <w:rPr>
      <w:rFonts w:ascii="宋体" w:hAnsi="宋体" w:eastAsiaTheme="minorEastAsia" w:cstheme="minorBidi"/>
      <w:kern w:val="2"/>
      <w:sz w:val="28"/>
      <w:szCs w:val="22"/>
      <w:lang w:val="en-US" w:eastAsia="zh-CN" w:bidi="ar-SA"/>
    </w:rPr>
  </w:style>
  <w:style w:type="paragraph" w:customStyle="1" w:styleId="94">
    <w:name w:val="封面单位"/>
    <w:basedOn w:val="1"/>
    <w:next w:val="1"/>
    <w:qFormat/>
    <w:uiPriority w:val="0"/>
    <w:pPr>
      <w:adjustRightInd w:val="0"/>
      <w:jc w:val="center"/>
    </w:pPr>
    <w:rPr>
      <w:rFonts w:ascii="宋体" w:hAnsi="Times New Roman" w:eastAsia="宋体"/>
      <w:b/>
      <w:sz w:val="32"/>
      <w:szCs w:val="20"/>
    </w:rPr>
  </w:style>
  <w:style w:type="paragraph" w:customStyle="1" w:styleId="95">
    <w:name w:val="编写时间"/>
    <w:basedOn w:val="1"/>
    <w:qFormat/>
    <w:uiPriority w:val="0"/>
    <w:pPr>
      <w:adjustRightInd w:val="0"/>
      <w:jc w:val="center"/>
    </w:pPr>
    <w:rPr>
      <w:rFonts w:ascii="Times New Roman" w:hAnsi="Times New Roman" w:eastAsia="宋体"/>
      <w:sz w:val="28"/>
      <w:szCs w:val="20"/>
    </w:rPr>
  </w:style>
  <w:style w:type="paragraph" w:customStyle="1" w:styleId="96">
    <w:name w:val="签署页脚"/>
    <w:basedOn w:val="1"/>
    <w:next w:val="1"/>
    <w:qFormat/>
    <w:uiPriority w:val="0"/>
    <w:pPr>
      <w:adjustRightInd w:val="0"/>
      <w:spacing w:line="360" w:lineRule="atLeast"/>
      <w:jc w:val="center"/>
    </w:pPr>
    <w:rPr>
      <w:rFonts w:ascii="宋体" w:hAnsi="Times New Roman" w:eastAsia="宋体"/>
      <w:sz w:val="28"/>
      <w:szCs w:val="20"/>
    </w:rPr>
  </w:style>
  <w:style w:type="paragraph" w:customStyle="1" w:styleId="97">
    <w:name w:val="段"/>
    <w:qFormat/>
    <w:uiPriority w:val="0"/>
    <w:pPr>
      <w:widowControl w:val="0"/>
      <w:autoSpaceDE w:val="0"/>
      <w:autoSpaceDN w:val="0"/>
      <w:spacing w:line="460" w:lineRule="exact"/>
      <w:ind w:firstLine="200" w:firstLineChars="200"/>
      <w:jc w:val="both"/>
    </w:pPr>
    <w:rPr>
      <w:rFonts w:asciiTheme="minorHAnsi" w:hAnsiTheme="minorHAnsi" w:eastAsiaTheme="minorEastAsia" w:cstheme="minorBidi"/>
      <w:kern w:val="2"/>
      <w:sz w:val="28"/>
      <w:szCs w:val="22"/>
      <w:lang w:val="en-US" w:eastAsia="zh-CN" w:bidi="ar-SA"/>
    </w:rPr>
  </w:style>
  <w:style w:type="paragraph" w:customStyle="1" w:styleId="98">
    <w:name w:val="附录标识"/>
    <w:next w:val="1"/>
    <w:qFormat/>
    <w:uiPriority w:val="0"/>
    <w:pPr>
      <w:numPr>
        <w:ilvl w:val="0"/>
        <w:numId w:val="5"/>
      </w:numPr>
      <w:shd w:val="clear" w:color="FFFFFF" w:fill="auto"/>
      <w:spacing w:before="100" w:beforeAutospacing="1" w:line="360" w:lineRule="auto"/>
      <w:jc w:val="center"/>
      <w:outlineLvl w:val="0"/>
    </w:pPr>
    <w:rPr>
      <w:rFonts w:ascii="黑体" w:eastAsia="黑体" w:hAnsiTheme="minorHAnsi" w:cstheme="minorBidi"/>
      <w:kern w:val="2"/>
      <w:sz w:val="28"/>
      <w:szCs w:val="22"/>
      <w:lang w:val="en-US" w:eastAsia="zh-CN" w:bidi="ar-SA"/>
    </w:rPr>
  </w:style>
  <w:style w:type="paragraph" w:customStyle="1" w:styleId="99">
    <w:name w:val="附录表标题"/>
    <w:basedOn w:val="98"/>
    <w:next w:val="97"/>
    <w:qFormat/>
    <w:uiPriority w:val="0"/>
    <w:pPr>
      <w:numPr>
        <w:ilvl w:val="8"/>
      </w:numPr>
      <w:spacing w:before="0" w:beforeAutospacing="0" w:line="460" w:lineRule="exact"/>
      <w:outlineLvl w:val="9"/>
    </w:pPr>
  </w:style>
  <w:style w:type="paragraph" w:customStyle="1" w:styleId="100">
    <w:name w:val="附录一级条标题"/>
    <w:next w:val="97"/>
    <w:link w:val="101"/>
    <w:qFormat/>
    <w:uiPriority w:val="0"/>
    <w:pPr>
      <w:spacing w:line="460" w:lineRule="exact"/>
      <w:outlineLvl w:val="2"/>
    </w:pPr>
    <w:rPr>
      <w:rFonts w:ascii="黑体" w:eastAsia="黑体" w:hAnsiTheme="minorHAnsi" w:cstheme="minorBidi"/>
      <w:kern w:val="2"/>
      <w:sz w:val="28"/>
      <w:szCs w:val="22"/>
      <w:lang w:val="en-US" w:eastAsia="zh-CN" w:bidi="ar-SA"/>
    </w:rPr>
  </w:style>
  <w:style w:type="character" w:customStyle="1" w:styleId="101">
    <w:name w:val="附录一级条标题 Char Char"/>
    <w:link w:val="100"/>
    <w:qFormat/>
    <w:uiPriority w:val="0"/>
    <w:rPr>
      <w:rFonts w:ascii="黑体" w:eastAsia="黑体"/>
      <w:sz w:val="28"/>
    </w:rPr>
  </w:style>
  <w:style w:type="paragraph" w:customStyle="1" w:styleId="102">
    <w:name w:val="附录二级条标题"/>
    <w:basedOn w:val="100"/>
    <w:next w:val="97"/>
    <w:qFormat/>
    <w:uiPriority w:val="0"/>
    <w:pPr>
      <w:outlineLvl w:val="3"/>
    </w:pPr>
    <w:rPr>
      <w:rFonts w:ascii="宋体"/>
    </w:rPr>
  </w:style>
  <w:style w:type="paragraph" w:customStyle="1" w:styleId="103">
    <w:name w:val="附录列项_数字"/>
    <w:basedOn w:val="97"/>
    <w:qFormat/>
    <w:uiPriority w:val="0"/>
    <w:pPr>
      <w:numPr>
        <w:ilvl w:val="0"/>
        <w:numId w:val="6"/>
      </w:numPr>
      <w:ind w:firstLine="0" w:firstLineChars="0"/>
      <w:jc w:val="left"/>
    </w:pPr>
  </w:style>
  <w:style w:type="paragraph" w:customStyle="1" w:styleId="104">
    <w:name w:val="附录列项_字母"/>
    <w:basedOn w:val="97"/>
    <w:qFormat/>
    <w:uiPriority w:val="0"/>
    <w:pPr>
      <w:numPr>
        <w:ilvl w:val="0"/>
        <w:numId w:val="7"/>
      </w:numPr>
      <w:ind w:firstLine="0" w:firstLineChars="0"/>
    </w:pPr>
  </w:style>
  <w:style w:type="paragraph" w:customStyle="1" w:styleId="105">
    <w:name w:val="附录三级条标题"/>
    <w:basedOn w:val="102"/>
    <w:next w:val="97"/>
    <w:qFormat/>
    <w:uiPriority w:val="0"/>
    <w:pPr>
      <w:outlineLvl w:val="4"/>
    </w:pPr>
  </w:style>
  <w:style w:type="paragraph" w:customStyle="1" w:styleId="106">
    <w:name w:val="附录四级条标题"/>
    <w:basedOn w:val="105"/>
    <w:next w:val="97"/>
    <w:qFormat/>
    <w:uiPriority w:val="0"/>
    <w:pPr>
      <w:outlineLvl w:val="5"/>
    </w:pPr>
  </w:style>
  <w:style w:type="paragraph" w:customStyle="1" w:styleId="107">
    <w:name w:val="附录图标题"/>
    <w:next w:val="97"/>
    <w:qFormat/>
    <w:uiPriority w:val="0"/>
    <w:pPr>
      <w:numPr>
        <w:ilvl w:val="7"/>
        <w:numId w:val="5"/>
      </w:numPr>
      <w:spacing w:line="460" w:lineRule="exact"/>
      <w:jc w:val="center"/>
    </w:pPr>
    <w:rPr>
      <w:rFonts w:ascii="黑体" w:eastAsia="黑体" w:hAnsiTheme="minorHAnsi" w:cstheme="minorBidi"/>
      <w:kern w:val="2"/>
      <w:sz w:val="28"/>
      <w:szCs w:val="22"/>
      <w:lang w:val="en-US" w:eastAsia="zh-CN" w:bidi="ar-SA"/>
    </w:rPr>
  </w:style>
  <w:style w:type="character" w:customStyle="1" w:styleId="108">
    <w:name w:val="章标题 Char Char"/>
    <w:link w:val="109"/>
    <w:qFormat/>
    <w:uiPriority w:val="0"/>
    <w:rPr>
      <w:rFonts w:ascii="黑体" w:eastAsia="黑体"/>
      <w:kern w:val="2"/>
      <w:sz w:val="28"/>
      <w:szCs w:val="22"/>
    </w:rPr>
  </w:style>
  <w:style w:type="paragraph" w:customStyle="1" w:styleId="109">
    <w:name w:val="章标题"/>
    <w:next w:val="97"/>
    <w:link w:val="108"/>
    <w:qFormat/>
    <w:uiPriority w:val="0"/>
    <w:pPr>
      <w:numPr>
        <w:ilvl w:val="0"/>
        <w:numId w:val="8"/>
      </w:numPr>
      <w:spacing w:before="50" w:beforeLines="50" w:after="50" w:afterLines="50" w:line="460" w:lineRule="exact"/>
    </w:pPr>
    <w:rPr>
      <w:rFonts w:ascii="黑体" w:eastAsia="黑体" w:hAnsiTheme="minorHAnsi" w:cstheme="minorBidi"/>
      <w:kern w:val="2"/>
      <w:sz w:val="28"/>
      <w:szCs w:val="22"/>
      <w:lang w:val="en-US" w:eastAsia="zh-CN" w:bidi="ar-SA"/>
    </w:rPr>
  </w:style>
  <w:style w:type="paragraph" w:customStyle="1" w:styleId="110">
    <w:name w:val="附录五级条标题"/>
    <w:basedOn w:val="106"/>
    <w:next w:val="97"/>
    <w:qFormat/>
    <w:uiPriority w:val="0"/>
    <w:pPr>
      <w:outlineLvl w:val="6"/>
    </w:pPr>
  </w:style>
  <w:style w:type="paragraph" w:customStyle="1" w:styleId="111">
    <w:name w:val="附录性质和名称"/>
    <w:basedOn w:val="1"/>
    <w:qFormat/>
    <w:uiPriority w:val="0"/>
    <w:pPr>
      <w:jc w:val="center"/>
    </w:pPr>
    <w:rPr>
      <w:rFonts w:ascii="黑体" w:hAnsi="Times New Roman" w:eastAsia="黑体"/>
      <w:sz w:val="28"/>
      <w:szCs w:val="24"/>
    </w:rPr>
  </w:style>
  <w:style w:type="paragraph" w:customStyle="1" w:styleId="112">
    <w:name w:val="附录一级无标题条"/>
    <w:basedOn w:val="100"/>
    <w:next w:val="97"/>
    <w:qFormat/>
    <w:uiPriority w:val="0"/>
    <w:pPr>
      <w:numPr>
        <w:ilvl w:val="0"/>
        <w:numId w:val="9"/>
      </w:numPr>
      <w:ind w:left="0"/>
    </w:pPr>
    <w:rPr>
      <w:rFonts w:ascii="宋体" w:eastAsia="宋体"/>
    </w:rPr>
  </w:style>
  <w:style w:type="paragraph" w:customStyle="1" w:styleId="113">
    <w:name w:val="附录章标题"/>
    <w:next w:val="97"/>
    <w:qFormat/>
    <w:uiPriority w:val="0"/>
    <w:pPr>
      <w:numPr>
        <w:ilvl w:val="1"/>
        <w:numId w:val="5"/>
      </w:numPr>
      <w:spacing w:before="50" w:beforeLines="50" w:after="50" w:afterLines="50" w:line="460" w:lineRule="exact"/>
      <w:outlineLvl w:val="1"/>
    </w:pPr>
    <w:rPr>
      <w:rFonts w:ascii="黑体" w:eastAsia="黑体" w:hAnsiTheme="minorHAnsi" w:cstheme="minorBidi"/>
      <w:kern w:val="21"/>
      <w:sz w:val="28"/>
      <w:szCs w:val="22"/>
      <w:lang w:val="en-US" w:eastAsia="zh-CN" w:bidi="ar-SA"/>
    </w:rPr>
  </w:style>
  <w:style w:type="paragraph" w:customStyle="1" w:styleId="114">
    <w:name w:val="脚注标示"/>
    <w:qFormat/>
    <w:uiPriority w:val="0"/>
    <w:pPr>
      <w:widowControl w:val="0"/>
      <w:jc w:val="both"/>
    </w:pPr>
    <w:rPr>
      <w:rFonts w:ascii="宋体" w:hAnsiTheme="minorHAnsi" w:eastAsiaTheme="minorEastAsia" w:cstheme="minorBidi"/>
      <w:kern w:val="2"/>
      <w:sz w:val="21"/>
      <w:szCs w:val="22"/>
      <w:vertAlign w:val="superscript"/>
      <w:lang w:val="en-US" w:eastAsia="zh-CN" w:bidi="ar-SA"/>
    </w:rPr>
  </w:style>
  <w:style w:type="paragraph" w:customStyle="1" w:styleId="115">
    <w:name w:val="页眉_右对齐"/>
    <w:basedOn w:val="116"/>
    <w:qFormat/>
    <w:uiPriority w:val="0"/>
    <w:pPr>
      <w:tabs>
        <w:tab w:val="center" w:pos="4153"/>
        <w:tab w:val="right" w:pos="8306"/>
      </w:tabs>
      <w:jc w:val="right"/>
    </w:pPr>
  </w:style>
  <w:style w:type="paragraph" w:customStyle="1" w:styleId="116">
    <w:name w:val="页眉_主要"/>
    <w:basedOn w:val="22"/>
    <w:qFormat/>
    <w:uiPriority w:val="0"/>
    <w:pPr>
      <w:pBdr>
        <w:bottom w:val="single" w:color="auto" w:sz="8" w:space="1"/>
      </w:pBdr>
    </w:pPr>
    <w:rPr>
      <w:rFonts w:ascii="宋体" w:hAnsi="Times New Roman" w:eastAsia="宋体"/>
      <w:sz w:val="24"/>
    </w:rPr>
  </w:style>
  <w:style w:type="paragraph" w:customStyle="1" w:styleId="117">
    <w:name w:val="脚注内容"/>
    <w:basedOn w:val="23"/>
    <w:qFormat/>
    <w:uiPriority w:val="0"/>
    <w:rPr>
      <w:sz w:val="21"/>
    </w:rPr>
  </w:style>
  <w:style w:type="paragraph" w:customStyle="1" w:styleId="118">
    <w:name w:val="目次"/>
    <w:next w:val="1"/>
    <w:qFormat/>
    <w:uiPriority w:val="0"/>
    <w:pPr>
      <w:shd w:val="clear" w:color="FFFFFF" w:fill="FFFFFF"/>
      <w:spacing w:before="540" w:after="600"/>
      <w:jc w:val="center"/>
      <w:outlineLvl w:val="0"/>
    </w:pPr>
    <w:rPr>
      <w:rFonts w:ascii="黑体" w:eastAsia="黑体" w:hAnsiTheme="minorHAnsi" w:cstheme="minorBidi"/>
      <w:kern w:val="2"/>
      <w:sz w:val="32"/>
      <w:szCs w:val="22"/>
      <w:lang w:val="en-US" w:eastAsia="zh-CN" w:bidi="ar-SA"/>
    </w:rPr>
  </w:style>
  <w:style w:type="paragraph" w:customStyle="1" w:styleId="119">
    <w:name w:val="目次、索引正文"/>
    <w:qFormat/>
    <w:uiPriority w:val="0"/>
    <w:pPr>
      <w:spacing w:line="320" w:lineRule="exact"/>
      <w:jc w:val="both"/>
    </w:pPr>
    <w:rPr>
      <w:rFonts w:ascii="宋体" w:hAnsiTheme="minorHAnsi" w:eastAsiaTheme="minorEastAsia" w:cstheme="minorBidi"/>
      <w:kern w:val="2"/>
      <w:sz w:val="21"/>
      <w:szCs w:val="22"/>
      <w:lang w:val="en-US" w:eastAsia="zh-CN" w:bidi="ar-SA"/>
    </w:rPr>
  </w:style>
  <w:style w:type="paragraph" w:customStyle="1" w:styleId="120">
    <w:name w:val="前言、引言标题"/>
    <w:next w:val="1"/>
    <w:qFormat/>
    <w:uiPriority w:val="0"/>
    <w:pPr>
      <w:shd w:val="clear" w:color="FFFFFF" w:fill="FFFFFF"/>
      <w:spacing w:before="567" w:after="680"/>
      <w:jc w:val="center"/>
      <w:outlineLvl w:val="0"/>
    </w:pPr>
    <w:rPr>
      <w:rFonts w:ascii="黑体" w:eastAsia="黑体" w:hAnsiTheme="minorHAnsi" w:cstheme="minorBidi"/>
      <w:spacing w:val="200"/>
      <w:kern w:val="2"/>
      <w:sz w:val="32"/>
      <w:szCs w:val="22"/>
      <w:lang w:val="en-US" w:eastAsia="zh-CN" w:bidi="ar-SA"/>
    </w:rPr>
  </w:style>
  <w:style w:type="paragraph" w:customStyle="1" w:styleId="121">
    <w:name w:val="实施日期"/>
    <w:basedOn w:val="1"/>
    <w:qFormat/>
    <w:uiPriority w:val="0"/>
    <w:pPr>
      <w:framePr w:wrap="around" w:vAnchor="margin" w:hAnchor="text" w:xAlign="right" w:y="1"/>
      <w:jc w:val="right"/>
    </w:pPr>
    <w:rPr>
      <w:rFonts w:ascii="Times New Roman" w:hAnsi="Times New Roman" w:eastAsia="宋体"/>
      <w:sz w:val="24"/>
      <w:szCs w:val="24"/>
    </w:rPr>
  </w:style>
  <w:style w:type="paragraph" w:customStyle="1" w:styleId="122">
    <w:name w:val="示例："/>
    <w:basedOn w:val="97"/>
    <w:next w:val="97"/>
    <w:qFormat/>
    <w:uiPriority w:val="0"/>
    <w:pPr>
      <w:numPr>
        <w:ilvl w:val="0"/>
        <w:numId w:val="10"/>
      </w:numPr>
      <w:ind w:firstLine="0" w:firstLineChars="0"/>
    </w:pPr>
    <w:rPr>
      <w:sz w:val="24"/>
    </w:rPr>
  </w:style>
  <w:style w:type="paragraph" w:customStyle="1" w:styleId="123">
    <w:name w:val="示例×："/>
    <w:basedOn w:val="122"/>
    <w:next w:val="97"/>
    <w:qFormat/>
    <w:uiPriority w:val="0"/>
    <w:pPr>
      <w:numPr>
        <w:numId w:val="11"/>
      </w:numPr>
      <w:tabs>
        <w:tab w:val="left" w:pos="1361"/>
      </w:tabs>
    </w:pPr>
  </w:style>
  <w:style w:type="paragraph" w:customStyle="1" w:styleId="124">
    <w:name w:val="示例后续"/>
    <w:basedOn w:val="1"/>
    <w:qFormat/>
    <w:uiPriority w:val="0"/>
    <w:pPr>
      <w:ind w:left="300" w:leftChars="300" w:firstLine="300" w:firstLineChars="300"/>
    </w:pPr>
    <w:rPr>
      <w:rFonts w:ascii="Times New Roman" w:hAnsi="Times New Roman" w:eastAsia="宋体"/>
      <w:sz w:val="24"/>
      <w:szCs w:val="24"/>
    </w:rPr>
  </w:style>
  <w:style w:type="paragraph" w:customStyle="1" w:styleId="125">
    <w:name w:val="条文脚注"/>
    <w:basedOn w:val="23"/>
    <w:qFormat/>
    <w:uiPriority w:val="0"/>
    <w:pPr>
      <w:spacing w:line="460" w:lineRule="exact"/>
      <w:ind w:left="400" w:leftChars="250" w:hanging="150" w:hangingChars="150"/>
    </w:pPr>
    <w:rPr>
      <w:sz w:val="21"/>
    </w:rPr>
  </w:style>
  <w:style w:type="paragraph" w:customStyle="1" w:styleId="126">
    <w:name w:val="图表脚注"/>
    <w:next w:val="97"/>
    <w:qFormat/>
    <w:uiPriority w:val="0"/>
    <w:pPr>
      <w:spacing w:line="460" w:lineRule="exact"/>
      <w:ind w:left="350" w:leftChars="250" w:hanging="100" w:hangingChars="100"/>
      <w:jc w:val="both"/>
    </w:pPr>
    <w:rPr>
      <w:rFonts w:ascii="宋体" w:hAnsiTheme="minorHAnsi" w:eastAsiaTheme="minorEastAsia" w:cstheme="minorBidi"/>
      <w:kern w:val="2"/>
      <w:sz w:val="21"/>
      <w:szCs w:val="22"/>
      <w:lang w:val="en-US" w:eastAsia="zh-CN" w:bidi="ar-SA"/>
    </w:rPr>
  </w:style>
  <w:style w:type="character" w:customStyle="1" w:styleId="127">
    <w:name w:val="图表脚注内容"/>
    <w:qFormat/>
    <w:uiPriority w:val="0"/>
    <w:rPr>
      <w:rFonts w:ascii="宋体" w:eastAsia="宋体"/>
      <w:spacing w:val="0"/>
      <w:sz w:val="18"/>
      <w:vertAlign w:val="superscript"/>
    </w:rPr>
  </w:style>
  <w:style w:type="paragraph" w:customStyle="1" w:styleId="128">
    <w:name w:val="文献分类号"/>
    <w:qFormat/>
    <w:uiPriority w:val="0"/>
    <w:pPr>
      <w:framePr w:hSpace="180" w:vSpace="180" w:wrap="around" w:vAnchor="margin" w:hAnchor="margin" w:y="1" w:anchorLock="1"/>
      <w:widowControl w:val="0"/>
      <w:textAlignment w:val="center"/>
    </w:pPr>
    <w:rPr>
      <w:rFonts w:eastAsia="黑体" w:asciiTheme="minorHAnsi" w:hAnsiTheme="minorHAnsi" w:cstheme="minorBidi"/>
      <w:kern w:val="2"/>
      <w:sz w:val="21"/>
      <w:szCs w:val="22"/>
      <w:lang w:val="en-US" w:eastAsia="zh-CN" w:bidi="ar-SA"/>
    </w:rPr>
  </w:style>
  <w:style w:type="paragraph" w:customStyle="1" w:styleId="129">
    <w:name w:val="无标题条"/>
    <w:next w:val="97"/>
    <w:qFormat/>
    <w:uiPriority w:val="0"/>
    <w:pPr>
      <w:jc w:val="both"/>
    </w:pPr>
    <w:rPr>
      <w:rFonts w:asciiTheme="minorHAnsi" w:hAnsiTheme="minorHAnsi" w:eastAsiaTheme="minorEastAsia" w:cstheme="minorBidi"/>
      <w:kern w:val="2"/>
      <w:sz w:val="21"/>
      <w:szCs w:val="22"/>
      <w:lang w:val="en-US" w:eastAsia="zh-CN" w:bidi="ar-SA"/>
    </w:rPr>
  </w:style>
  <w:style w:type="paragraph" w:customStyle="1" w:styleId="130">
    <w:name w:val="页脚_正文"/>
    <w:qFormat/>
    <w:uiPriority w:val="0"/>
    <w:pPr>
      <w:jc w:val="center"/>
    </w:pPr>
    <w:rPr>
      <w:rFonts w:ascii="宋体" w:hAnsiTheme="minorHAnsi" w:eastAsiaTheme="minorEastAsia" w:cstheme="minorBidi"/>
      <w:kern w:val="2"/>
      <w:sz w:val="21"/>
      <w:szCs w:val="22"/>
      <w:lang w:val="en-US" w:eastAsia="zh-CN" w:bidi="ar-SA"/>
    </w:rPr>
  </w:style>
  <w:style w:type="paragraph" w:customStyle="1" w:styleId="131">
    <w:name w:val="页眉_次要"/>
    <w:basedOn w:val="22"/>
    <w:qFormat/>
    <w:uiPriority w:val="0"/>
    <w:pPr>
      <w:pBdr>
        <w:bottom w:val="none" w:color="auto" w:sz="0" w:space="0"/>
      </w:pBdr>
    </w:pPr>
    <w:rPr>
      <w:rFonts w:ascii="宋体" w:hAnsi="Times New Roman" w:eastAsia="宋体"/>
      <w:sz w:val="24"/>
    </w:rPr>
  </w:style>
  <w:style w:type="paragraph" w:customStyle="1" w:styleId="132">
    <w:name w:val="页眉_首页"/>
    <w:basedOn w:val="22"/>
    <w:qFormat/>
    <w:uiPriority w:val="0"/>
    <w:pPr>
      <w:pBdr>
        <w:bottom w:val="none" w:color="auto" w:sz="0" w:space="0"/>
      </w:pBdr>
      <w:jc w:val="right"/>
    </w:pPr>
    <w:rPr>
      <w:rFonts w:ascii="宋体" w:hAnsi="Times New Roman" w:eastAsia="宋体"/>
      <w:sz w:val="24"/>
    </w:rPr>
  </w:style>
  <w:style w:type="paragraph" w:customStyle="1" w:styleId="133">
    <w:name w:val="二级条标题"/>
    <w:next w:val="97"/>
    <w:link w:val="134"/>
    <w:qFormat/>
    <w:uiPriority w:val="0"/>
    <w:pPr>
      <w:numPr>
        <w:ilvl w:val="2"/>
        <w:numId w:val="8"/>
      </w:numPr>
      <w:spacing w:line="460" w:lineRule="exact"/>
    </w:pPr>
    <w:rPr>
      <w:rFonts w:ascii="黑体" w:eastAsia="黑体" w:hAnsiTheme="minorHAnsi" w:cstheme="minorBidi"/>
      <w:kern w:val="2"/>
      <w:sz w:val="28"/>
      <w:szCs w:val="22"/>
      <w:lang w:val="en-US" w:eastAsia="zh-CN" w:bidi="ar-SA"/>
    </w:rPr>
  </w:style>
  <w:style w:type="character" w:customStyle="1" w:styleId="134">
    <w:name w:val="二级条标题 Char Char"/>
    <w:link w:val="133"/>
    <w:qFormat/>
    <w:uiPriority w:val="0"/>
    <w:rPr>
      <w:rFonts w:ascii="黑体" w:eastAsia="黑体"/>
      <w:kern w:val="2"/>
      <w:sz w:val="28"/>
      <w:szCs w:val="22"/>
    </w:rPr>
  </w:style>
  <w:style w:type="paragraph" w:customStyle="1" w:styleId="135">
    <w:name w:val="正文表标题"/>
    <w:next w:val="97"/>
    <w:qFormat/>
    <w:uiPriority w:val="0"/>
    <w:pPr>
      <w:numPr>
        <w:ilvl w:val="0"/>
        <w:numId w:val="12"/>
      </w:numPr>
      <w:spacing w:line="460" w:lineRule="exact"/>
      <w:ind w:left="350" w:hanging="350" w:hangingChars="350"/>
      <w:jc w:val="center"/>
    </w:pPr>
    <w:rPr>
      <w:rFonts w:ascii="黑体" w:eastAsia="黑体" w:hAnsiTheme="minorHAnsi" w:cstheme="minorBidi"/>
      <w:kern w:val="2"/>
      <w:sz w:val="28"/>
      <w:szCs w:val="22"/>
      <w:lang w:val="en-US" w:eastAsia="zh-CN" w:bidi="ar-SA"/>
    </w:rPr>
  </w:style>
  <w:style w:type="paragraph" w:customStyle="1" w:styleId="136">
    <w:name w:val="摘要关键词"/>
    <w:next w:val="1"/>
    <w:qFormat/>
    <w:uiPriority w:val="0"/>
    <w:pPr>
      <w:spacing w:line="460" w:lineRule="exact"/>
    </w:pPr>
    <w:rPr>
      <w:rFonts w:ascii="黑体" w:hAnsi="宋体" w:eastAsia="黑体" w:cstheme="minorBidi"/>
      <w:bCs/>
      <w:kern w:val="2"/>
      <w:sz w:val="28"/>
      <w:szCs w:val="22"/>
      <w:lang w:val="en-US" w:eastAsia="zh-CN" w:bidi="ar-SA"/>
    </w:rPr>
  </w:style>
  <w:style w:type="paragraph" w:customStyle="1" w:styleId="137">
    <w:name w:val="正文列项_数字"/>
    <w:qFormat/>
    <w:uiPriority w:val="0"/>
    <w:pPr>
      <w:numPr>
        <w:ilvl w:val="7"/>
        <w:numId w:val="13"/>
      </w:numPr>
      <w:spacing w:line="460" w:lineRule="exact"/>
    </w:pPr>
    <w:rPr>
      <w:rFonts w:asciiTheme="minorHAnsi" w:hAnsiTheme="minorHAnsi" w:eastAsiaTheme="minorEastAsia" w:cstheme="minorBidi"/>
      <w:kern w:val="2"/>
      <w:sz w:val="28"/>
      <w:szCs w:val="22"/>
      <w:lang w:val="en-US" w:eastAsia="zh-CN" w:bidi="ar-SA"/>
    </w:rPr>
  </w:style>
  <w:style w:type="paragraph" w:customStyle="1" w:styleId="138">
    <w:name w:val="正文列项_字母"/>
    <w:qFormat/>
    <w:uiPriority w:val="0"/>
    <w:pPr>
      <w:numPr>
        <w:ilvl w:val="6"/>
        <w:numId w:val="14"/>
      </w:numPr>
      <w:spacing w:line="460" w:lineRule="exact"/>
    </w:pPr>
    <w:rPr>
      <w:rFonts w:asciiTheme="minorHAnsi" w:hAnsiTheme="minorHAnsi" w:eastAsiaTheme="minorEastAsia" w:cstheme="minorBidi"/>
      <w:kern w:val="2"/>
      <w:sz w:val="28"/>
      <w:szCs w:val="22"/>
      <w:lang w:val="en-US" w:eastAsia="zh-CN" w:bidi="ar-SA"/>
    </w:rPr>
  </w:style>
  <w:style w:type="paragraph" w:customStyle="1" w:styleId="139">
    <w:name w:val="正文图标题"/>
    <w:next w:val="97"/>
    <w:link w:val="140"/>
    <w:qFormat/>
    <w:uiPriority w:val="0"/>
    <w:pPr>
      <w:numPr>
        <w:ilvl w:val="0"/>
        <w:numId w:val="15"/>
      </w:numPr>
      <w:spacing w:line="460" w:lineRule="exact"/>
      <w:jc w:val="center"/>
    </w:pPr>
    <w:rPr>
      <w:rFonts w:ascii="黑体" w:eastAsia="黑体" w:hAnsiTheme="minorHAnsi" w:cstheme="minorBidi"/>
      <w:kern w:val="2"/>
      <w:sz w:val="28"/>
      <w:szCs w:val="22"/>
      <w:lang w:val="en-US" w:eastAsia="zh-CN" w:bidi="ar-SA"/>
    </w:rPr>
  </w:style>
  <w:style w:type="character" w:customStyle="1" w:styleId="140">
    <w:name w:val="正文图标题 Char"/>
    <w:basedOn w:val="31"/>
    <w:link w:val="139"/>
    <w:qFormat/>
    <w:uiPriority w:val="0"/>
    <w:rPr>
      <w:rFonts w:ascii="黑体" w:eastAsia="黑体"/>
      <w:kern w:val="2"/>
      <w:sz w:val="28"/>
      <w:szCs w:val="22"/>
    </w:rPr>
  </w:style>
  <w:style w:type="paragraph" w:customStyle="1" w:styleId="141">
    <w:name w:val="图表注"/>
    <w:basedOn w:val="97"/>
    <w:qFormat/>
    <w:uiPriority w:val="0"/>
    <w:pPr>
      <w:numPr>
        <w:ilvl w:val="0"/>
        <w:numId w:val="16"/>
      </w:numPr>
      <w:snapToGrid w:val="0"/>
      <w:ind w:firstLine="0" w:firstLineChars="0"/>
    </w:pPr>
    <w:rPr>
      <w:sz w:val="21"/>
    </w:rPr>
  </w:style>
  <w:style w:type="paragraph" w:customStyle="1" w:styleId="142">
    <w:name w:val="注:后续"/>
    <w:qFormat/>
    <w:uiPriority w:val="0"/>
    <w:pPr>
      <w:ind w:left="1260" w:leftChars="400" w:hanging="420" w:hangingChars="200"/>
      <w:jc w:val="both"/>
    </w:pPr>
    <w:rPr>
      <w:rFonts w:ascii="宋体" w:hAnsiTheme="minorHAnsi" w:eastAsiaTheme="minorEastAsia" w:cstheme="minorBidi"/>
      <w:kern w:val="2"/>
      <w:sz w:val="18"/>
      <w:szCs w:val="22"/>
      <w:lang w:val="en-US" w:eastAsia="zh-CN" w:bidi="ar-SA"/>
    </w:rPr>
  </w:style>
  <w:style w:type="paragraph" w:customStyle="1" w:styleId="143">
    <w:name w:val="注×："/>
    <w:basedOn w:val="97"/>
    <w:next w:val="97"/>
    <w:qFormat/>
    <w:uiPriority w:val="0"/>
    <w:pPr>
      <w:numPr>
        <w:ilvl w:val="0"/>
        <w:numId w:val="17"/>
      </w:numPr>
      <w:ind w:firstLine="0" w:firstLineChars="0"/>
      <w:jc w:val="left"/>
    </w:pPr>
    <w:rPr>
      <w:sz w:val="24"/>
    </w:rPr>
  </w:style>
  <w:style w:type="paragraph" w:customStyle="1" w:styleId="144">
    <w:name w:val="注×:后续"/>
    <w:basedOn w:val="142"/>
    <w:qFormat/>
    <w:uiPriority w:val="0"/>
    <w:pPr>
      <w:ind w:left="1406" w:leftChars="0" w:hanging="499" w:firstLineChars="0"/>
    </w:pPr>
  </w:style>
  <w:style w:type="paragraph" w:customStyle="1" w:styleId="145">
    <w:name w:val="三级条标题"/>
    <w:next w:val="97"/>
    <w:link w:val="146"/>
    <w:qFormat/>
    <w:uiPriority w:val="0"/>
    <w:pPr>
      <w:numPr>
        <w:ilvl w:val="3"/>
        <w:numId w:val="8"/>
      </w:numPr>
      <w:spacing w:line="460" w:lineRule="exact"/>
    </w:pPr>
    <w:rPr>
      <w:rFonts w:ascii="黑体" w:eastAsia="黑体" w:hAnsiTheme="minorHAnsi" w:cstheme="minorBidi"/>
      <w:kern w:val="2"/>
      <w:sz w:val="28"/>
      <w:szCs w:val="22"/>
      <w:lang w:val="en-US" w:eastAsia="zh-CN" w:bidi="ar-SA"/>
    </w:rPr>
  </w:style>
  <w:style w:type="character" w:customStyle="1" w:styleId="146">
    <w:name w:val="三级条标题 Char Char"/>
    <w:basedOn w:val="134"/>
    <w:link w:val="145"/>
    <w:qFormat/>
    <w:uiPriority w:val="0"/>
    <w:rPr>
      <w:rFonts w:ascii="黑体" w:eastAsia="黑体"/>
      <w:kern w:val="2"/>
      <w:sz w:val="28"/>
      <w:szCs w:val="22"/>
    </w:rPr>
  </w:style>
  <w:style w:type="paragraph" w:customStyle="1" w:styleId="147">
    <w:name w:val="四级条标题"/>
    <w:next w:val="97"/>
    <w:link w:val="148"/>
    <w:qFormat/>
    <w:uiPriority w:val="0"/>
    <w:pPr>
      <w:numPr>
        <w:ilvl w:val="4"/>
        <w:numId w:val="8"/>
      </w:numPr>
      <w:spacing w:line="460" w:lineRule="exact"/>
    </w:pPr>
    <w:rPr>
      <w:rFonts w:ascii="黑体" w:eastAsia="黑体" w:hAnsiTheme="minorHAnsi" w:cstheme="minorBidi"/>
      <w:kern w:val="2"/>
      <w:sz w:val="28"/>
      <w:szCs w:val="22"/>
      <w:lang w:val="en-US" w:eastAsia="zh-CN" w:bidi="ar-SA"/>
    </w:rPr>
  </w:style>
  <w:style w:type="character" w:customStyle="1" w:styleId="148">
    <w:name w:val="四级条标题 Char Char"/>
    <w:basedOn w:val="146"/>
    <w:link w:val="147"/>
    <w:qFormat/>
    <w:uiPriority w:val="0"/>
    <w:rPr>
      <w:rFonts w:ascii="黑体" w:eastAsia="黑体"/>
      <w:kern w:val="2"/>
      <w:sz w:val="28"/>
      <w:szCs w:val="22"/>
    </w:rPr>
  </w:style>
  <w:style w:type="paragraph" w:customStyle="1" w:styleId="149">
    <w:name w:val="一级条标题"/>
    <w:next w:val="97"/>
    <w:qFormat/>
    <w:uiPriority w:val="0"/>
    <w:pPr>
      <w:numPr>
        <w:ilvl w:val="1"/>
        <w:numId w:val="8"/>
      </w:numPr>
      <w:spacing w:line="460" w:lineRule="exact"/>
    </w:pPr>
    <w:rPr>
      <w:rFonts w:ascii="黑体" w:eastAsia="黑体" w:hAnsiTheme="minorHAnsi" w:cstheme="minorBidi"/>
      <w:kern w:val="2"/>
      <w:sz w:val="28"/>
      <w:szCs w:val="22"/>
      <w:lang w:val="en-US" w:eastAsia="zh-CN" w:bidi="ar-SA"/>
    </w:rPr>
  </w:style>
  <w:style w:type="paragraph" w:customStyle="1" w:styleId="150">
    <w:name w:val="五级条标题"/>
    <w:next w:val="97"/>
    <w:qFormat/>
    <w:uiPriority w:val="0"/>
    <w:pPr>
      <w:numPr>
        <w:ilvl w:val="5"/>
        <w:numId w:val="8"/>
      </w:numPr>
      <w:spacing w:line="460" w:lineRule="exact"/>
    </w:pPr>
    <w:rPr>
      <w:rFonts w:ascii="黑体" w:eastAsia="黑体" w:hAnsiTheme="minorHAnsi" w:cstheme="minorBidi"/>
      <w:kern w:val="2"/>
      <w:sz w:val="28"/>
      <w:szCs w:val="22"/>
      <w:lang w:val="en-US" w:eastAsia="zh-CN" w:bidi="ar-SA"/>
    </w:rPr>
  </w:style>
  <w:style w:type="paragraph" w:customStyle="1" w:styleId="151">
    <w:name w:val="一级无标题条"/>
    <w:basedOn w:val="149"/>
    <w:next w:val="97"/>
    <w:qFormat/>
    <w:uiPriority w:val="0"/>
    <w:rPr>
      <w:rFonts w:ascii="宋体" w:hAnsi="宋体" w:eastAsia="宋体"/>
    </w:rPr>
  </w:style>
  <w:style w:type="paragraph" w:customStyle="1" w:styleId="152">
    <w:name w:val="注："/>
    <w:basedOn w:val="97"/>
    <w:next w:val="97"/>
    <w:qFormat/>
    <w:uiPriority w:val="0"/>
    <w:pPr>
      <w:widowControl/>
      <w:numPr>
        <w:ilvl w:val="0"/>
        <w:numId w:val="18"/>
      </w:numPr>
      <w:ind w:firstLine="0" w:firstLineChars="0"/>
      <w:jc w:val="left"/>
    </w:pPr>
    <w:rPr>
      <w:sz w:val="24"/>
    </w:rPr>
  </w:style>
  <w:style w:type="paragraph" w:customStyle="1" w:styleId="153">
    <w:name w:val="分图图标题"/>
    <w:basedOn w:val="123"/>
    <w:qFormat/>
    <w:uiPriority w:val="0"/>
    <w:pPr>
      <w:numPr>
        <w:numId w:val="19"/>
      </w:numPr>
      <w:tabs>
        <w:tab w:val="left" w:pos="482"/>
      </w:tabs>
      <w:jc w:val="center"/>
    </w:pPr>
    <w:rPr>
      <w:rFonts w:ascii="黑体" w:eastAsia="黑体"/>
      <w:szCs w:val="21"/>
    </w:rPr>
  </w:style>
  <w:style w:type="paragraph" w:customStyle="1" w:styleId="154">
    <w:name w:val="图表注×"/>
    <w:basedOn w:val="97"/>
    <w:qFormat/>
    <w:uiPriority w:val="0"/>
    <w:pPr>
      <w:numPr>
        <w:ilvl w:val="0"/>
        <w:numId w:val="20"/>
      </w:numPr>
      <w:ind w:firstLine="0" w:firstLineChars="0"/>
      <w:jc w:val="left"/>
    </w:pPr>
    <w:rPr>
      <w:sz w:val="21"/>
    </w:rPr>
  </w:style>
  <w:style w:type="paragraph" w:customStyle="1" w:styleId="155">
    <w:name w:val="技术文件正文"/>
    <w:basedOn w:val="1"/>
    <w:qFormat/>
    <w:uiPriority w:val="0"/>
    <w:pPr>
      <w:spacing w:line="460" w:lineRule="exact"/>
    </w:pPr>
    <w:rPr>
      <w:rFonts w:ascii="Times New Roman" w:hAnsi="Times New Roman" w:eastAsia="宋体"/>
      <w:sz w:val="28"/>
      <w:szCs w:val="24"/>
    </w:rPr>
  </w:style>
  <w:style w:type="paragraph" w:customStyle="1" w:styleId="156">
    <w:name w:val="正文题名"/>
    <w:basedOn w:val="1"/>
    <w:next w:val="109"/>
    <w:qFormat/>
    <w:uiPriority w:val="0"/>
    <w:pPr>
      <w:widowControl/>
      <w:shd w:val="clear" w:color="FFFFFF" w:fill="FFFFFF"/>
      <w:adjustRightInd w:val="0"/>
      <w:snapToGrid w:val="0"/>
      <w:spacing w:line="600" w:lineRule="exact"/>
      <w:ind w:right="851"/>
      <w:jc w:val="center"/>
    </w:pPr>
    <w:rPr>
      <w:rFonts w:ascii="宋体" w:hAnsi="Times New Roman" w:eastAsia="宋体"/>
      <w:b/>
      <w:spacing w:val="10"/>
      <w:kern w:val="0"/>
      <w:sz w:val="36"/>
      <w:szCs w:val="20"/>
    </w:rPr>
  </w:style>
  <w:style w:type="paragraph" w:customStyle="1" w:styleId="157">
    <w:name w:val="标准书眉_偶数页"/>
    <w:basedOn w:val="1"/>
    <w:next w:val="1"/>
    <w:qFormat/>
    <w:uiPriority w:val="0"/>
    <w:pPr>
      <w:widowControl/>
      <w:tabs>
        <w:tab w:val="center" w:pos="4154"/>
        <w:tab w:val="right" w:pos="8306"/>
      </w:tabs>
      <w:spacing w:after="120"/>
      <w:jc w:val="left"/>
    </w:pPr>
    <w:rPr>
      <w:rFonts w:ascii="宋体" w:hAnsi="宋体" w:eastAsia="宋体"/>
      <w:b/>
      <w:kern w:val="0"/>
      <w:sz w:val="24"/>
      <w:szCs w:val="20"/>
    </w:rPr>
  </w:style>
  <w:style w:type="paragraph" w:customStyle="1" w:styleId="158">
    <w:name w:val="图题注"/>
    <w:basedOn w:val="139"/>
    <w:link w:val="159"/>
    <w:qFormat/>
    <w:uiPriority w:val="0"/>
    <w:pPr>
      <w:numPr>
        <w:numId w:val="0"/>
      </w:numPr>
      <w:spacing w:before="50" w:beforeLines="50" w:after="50" w:afterLines="50" w:line="240" w:lineRule="auto"/>
      <w:textAlignment w:val="center"/>
    </w:pPr>
    <w:rPr>
      <w:rFonts w:ascii="Times New Roman" w:hAnsi="Times New Roman" w:eastAsia="宋体"/>
      <w:kern w:val="0"/>
      <w:szCs w:val="20"/>
    </w:rPr>
  </w:style>
  <w:style w:type="character" w:customStyle="1" w:styleId="159">
    <w:name w:val="图题注 Char"/>
    <w:basedOn w:val="31"/>
    <w:link w:val="158"/>
    <w:qFormat/>
    <w:uiPriority w:val="0"/>
    <w:rPr>
      <w:rFonts w:ascii="Times New Roman" w:hAnsi="Times New Roman" w:eastAsia="宋体"/>
      <w:kern w:val="0"/>
      <w:sz w:val="28"/>
      <w:szCs w:val="20"/>
    </w:rPr>
  </w:style>
  <w:style w:type="paragraph" w:customStyle="1" w:styleId="160">
    <w:name w:val="目录CAE"/>
    <w:basedOn w:val="56"/>
    <w:link w:val="161"/>
    <w:qFormat/>
    <w:uiPriority w:val="0"/>
    <w:pPr>
      <w:spacing w:line="360" w:lineRule="auto"/>
      <w:jc w:val="center"/>
    </w:pPr>
    <w:rPr>
      <w:rFonts w:asciiTheme="minorEastAsia" w:hAnsiTheme="minorEastAsia"/>
      <w:b w:val="0"/>
      <w:bCs w:val="0"/>
      <w:sz w:val="24"/>
      <w:lang w:val="zh-CN"/>
    </w:rPr>
  </w:style>
  <w:style w:type="character" w:customStyle="1" w:styleId="161">
    <w:name w:val="目录CAE Char"/>
    <w:basedOn w:val="31"/>
    <w:link w:val="160"/>
    <w:qFormat/>
    <w:uiPriority w:val="0"/>
    <w:rPr>
      <w:rFonts w:asciiTheme="minorEastAsia" w:hAnsiTheme="minorEastAsia" w:eastAsiaTheme="majorEastAsia" w:cstheme="majorBidi"/>
      <w:color w:val="2E75B6" w:themeColor="accent1" w:themeShade="BF"/>
      <w:kern w:val="0"/>
      <w:sz w:val="24"/>
      <w:szCs w:val="28"/>
      <w:lang w:val="zh-CN"/>
    </w:rPr>
  </w:style>
  <w:style w:type="paragraph" w:customStyle="1" w:styleId="162">
    <w:name w:val="目录CAE20220718"/>
    <w:basedOn w:val="1"/>
    <w:link w:val="163"/>
    <w:qFormat/>
    <w:uiPriority w:val="0"/>
    <w:pPr>
      <w:tabs>
        <w:tab w:val="left" w:pos="578"/>
        <w:tab w:val="right" w:leader="dot" w:pos="9344"/>
      </w:tabs>
      <w:ind w:left="240"/>
      <w:jc w:val="left"/>
    </w:pPr>
    <w:rPr>
      <w:rFonts w:ascii="Times New Roman" w:hAnsi="Times New Roman" w:eastAsia="宋体"/>
      <w:smallCaps/>
      <w:sz w:val="24"/>
      <w:szCs w:val="24"/>
    </w:rPr>
  </w:style>
  <w:style w:type="character" w:customStyle="1" w:styleId="163">
    <w:name w:val="目录CAE20220718 Char"/>
    <w:basedOn w:val="31"/>
    <w:link w:val="162"/>
    <w:qFormat/>
    <w:uiPriority w:val="0"/>
    <w:rPr>
      <w:rFonts w:ascii="Times New Roman" w:hAnsi="Times New Roman" w:eastAsia="宋体"/>
      <w:smallCaps/>
      <w:sz w:val="24"/>
      <w:szCs w:val="24"/>
    </w:rPr>
  </w:style>
  <w:style w:type="character" w:customStyle="1" w:styleId="164">
    <w:name w:val="未处理的提及1"/>
    <w:basedOn w:val="31"/>
    <w:unhideWhenUsed/>
    <w:qFormat/>
    <w:uiPriority w:val="99"/>
    <w:rPr>
      <w:color w:val="605E5C"/>
      <w:shd w:val="clear" w:color="auto" w:fill="E1DFDD"/>
    </w:rPr>
  </w:style>
  <w:style w:type="paragraph" w:customStyle="1" w:styleId="165">
    <w:name w:val="TOC 标题2"/>
    <w:basedOn w:val="2"/>
    <w:next w:val="1"/>
    <w:unhideWhenUsed/>
    <w:qFormat/>
    <w:uiPriority w:val="39"/>
    <w:pPr>
      <w:widowControl/>
      <w:numPr>
        <w:numId w:val="0"/>
      </w:numPr>
      <w:spacing w:before="240" w:after="0" w:line="259" w:lineRule="auto"/>
      <w:jc w:val="left"/>
      <w:outlineLvl w:val="9"/>
    </w:pPr>
    <w:rPr>
      <w:rFonts w:asciiTheme="majorHAnsi" w:hAnsiTheme="majorHAnsi" w:cstheme="majorBidi"/>
      <w:b w:val="0"/>
      <w:bCs w:val="0"/>
      <w:color w:val="2E75B6" w:themeColor="accent1" w:themeShade="BF"/>
      <w:kern w:val="0"/>
      <w:sz w:val="32"/>
      <w:szCs w:val="32"/>
    </w:rPr>
  </w:style>
  <w:style w:type="paragraph" w:styleId="166">
    <w:name w:val="List Paragraph"/>
    <w:basedOn w:val="1"/>
    <w:qFormat/>
    <w:uiPriority w:val="34"/>
    <w:pPr>
      <w:ind w:firstLine="420" w:firstLineChars="200"/>
    </w:pPr>
  </w:style>
  <w:style w:type="character" w:customStyle="1" w:styleId="167">
    <w:name w:val="正文文本首行缩进 字符"/>
    <w:basedOn w:val="38"/>
    <w:link w:val="28"/>
    <w:semiHidden/>
    <w:qFormat/>
    <w:uiPriority w:val="99"/>
    <w:rPr>
      <w:rFonts w:ascii="Times New Roman" w:hAnsi="Times New Roman" w:eastAsia="宋体"/>
      <w:kern w:val="2"/>
      <w:sz w:val="21"/>
      <w:szCs w:val="22"/>
    </w:rPr>
  </w:style>
  <w:style w:type="character" w:styleId="168">
    <w:name w:val="Placeholder Text"/>
    <w:basedOn w:val="31"/>
    <w:unhideWhenUsed/>
    <w:qFormat/>
    <w:uiPriority w:val="99"/>
    <w:rPr>
      <w:color w:val="666666"/>
    </w:rPr>
  </w:style>
  <w:style w:type="paragraph" w:customStyle="1" w:styleId="169">
    <w:name w:val="ybc-li-componen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0">
    <w:name w:val="First Paragraph"/>
    <w:basedOn w:val="4"/>
    <w:next w:val="4"/>
    <w:qFormat/>
    <w:uiPriority w:val="0"/>
    <w:pPr>
      <w:widowControl/>
      <w:spacing w:before="180" w:after="180"/>
      <w:jc w:val="left"/>
    </w:pPr>
    <w:rPr>
      <w:rFonts w:asciiTheme="minorHAnsi" w:hAnsiTheme="minorHAnsi" w:eastAsiaTheme="minorEastAsia"/>
      <w:kern w:val="0"/>
      <w:lang w:eastAsia="en-US"/>
    </w:rPr>
  </w:style>
</w:styles>
</file>

<file path=word/_rels/document.xml.rels><?xml version="1.0" encoding="UTF-8" standalone="yes"?>
<Relationships xmlns="http://schemas.openxmlformats.org/package/2006/relationships"><Relationship Id="rId99" Type="http://schemas.openxmlformats.org/officeDocument/2006/relationships/image" Target="media/image53.png"/><Relationship Id="rId98" Type="http://schemas.openxmlformats.org/officeDocument/2006/relationships/image" Target="media/image52.png"/><Relationship Id="rId97" Type="http://schemas.openxmlformats.org/officeDocument/2006/relationships/image" Target="media/image51.png"/><Relationship Id="rId96" Type="http://schemas.openxmlformats.org/officeDocument/2006/relationships/image" Target="media/image50.png"/><Relationship Id="rId95" Type="http://schemas.openxmlformats.org/officeDocument/2006/relationships/image" Target="media/image49.jpeg"/><Relationship Id="rId94" Type="http://schemas.openxmlformats.org/officeDocument/2006/relationships/image" Target="media/image48.png"/><Relationship Id="rId93" Type="http://schemas.openxmlformats.org/officeDocument/2006/relationships/image" Target="media/image47.png"/><Relationship Id="rId92" Type="http://schemas.openxmlformats.org/officeDocument/2006/relationships/image" Target="media/image46.png"/><Relationship Id="rId91" Type="http://schemas.openxmlformats.org/officeDocument/2006/relationships/image" Target="media/image45.png"/><Relationship Id="rId90" Type="http://schemas.openxmlformats.org/officeDocument/2006/relationships/image" Target="media/image44.jpeg"/><Relationship Id="rId9" Type="http://schemas.openxmlformats.org/officeDocument/2006/relationships/header" Target="header4.xml"/><Relationship Id="rId89" Type="http://schemas.openxmlformats.org/officeDocument/2006/relationships/image" Target="media/image43.emf"/><Relationship Id="rId88" Type="http://schemas.openxmlformats.org/officeDocument/2006/relationships/oleObject" Target="embeddings/oleObject35.bin"/><Relationship Id="rId87" Type="http://schemas.openxmlformats.org/officeDocument/2006/relationships/image" Target="media/image42.emf"/><Relationship Id="rId86" Type="http://schemas.openxmlformats.org/officeDocument/2006/relationships/oleObject" Target="embeddings/oleObject34.bin"/><Relationship Id="rId85" Type="http://schemas.openxmlformats.org/officeDocument/2006/relationships/image" Target="media/image41.emf"/><Relationship Id="rId84" Type="http://schemas.openxmlformats.org/officeDocument/2006/relationships/oleObject" Target="embeddings/oleObject33.bin"/><Relationship Id="rId83" Type="http://schemas.openxmlformats.org/officeDocument/2006/relationships/image" Target="media/image40.emf"/><Relationship Id="rId82" Type="http://schemas.openxmlformats.org/officeDocument/2006/relationships/oleObject" Target="embeddings/oleObject32.bin"/><Relationship Id="rId81" Type="http://schemas.openxmlformats.org/officeDocument/2006/relationships/image" Target="media/image39.emf"/><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image" Target="media/image38.emf"/><Relationship Id="rId78" Type="http://schemas.openxmlformats.org/officeDocument/2006/relationships/oleObject" Target="embeddings/oleObject30.bin"/><Relationship Id="rId77" Type="http://schemas.openxmlformats.org/officeDocument/2006/relationships/image" Target="media/image37.emf"/><Relationship Id="rId76" Type="http://schemas.openxmlformats.org/officeDocument/2006/relationships/oleObject" Target="embeddings/oleObject29.bin"/><Relationship Id="rId75" Type="http://schemas.openxmlformats.org/officeDocument/2006/relationships/image" Target="media/image36.emf"/><Relationship Id="rId74" Type="http://schemas.openxmlformats.org/officeDocument/2006/relationships/oleObject" Target="embeddings/oleObject28.bin"/><Relationship Id="rId73" Type="http://schemas.openxmlformats.org/officeDocument/2006/relationships/image" Target="media/image35.wmf"/><Relationship Id="rId72" Type="http://schemas.openxmlformats.org/officeDocument/2006/relationships/oleObject" Target="embeddings/oleObject27.bin"/><Relationship Id="rId71" Type="http://schemas.openxmlformats.org/officeDocument/2006/relationships/image" Target="media/image34.wmf"/><Relationship Id="rId70" Type="http://schemas.openxmlformats.org/officeDocument/2006/relationships/oleObject" Target="embeddings/oleObject26.bin"/><Relationship Id="rId7" Type="http://schemas.openxmlformats.org/officeDocument/2006/relationships/footer" Target="footer2.xml"/><Relationship Id="rId69" Type="http://schemas.openxmlformats.org/officeDocument/2006/relationships/image" Target="media/image33.wmf"/><Relationship Id="rId68" Type="http://schemas.openxmlformats.org/officeDocument/2006/relationships/oleObject" Target="embeddings/oleObject25.bin"/><Relationship Id="rId67" Type="http://schemas.openxmlformats.org/officeDocument/2006/relationships/image" Target="media/image32.wmf"/><Relationship Id="rId66" Type="http://schemas.openxmlformats.org/officeDocument/2006/relationships/oleObject" Target="embeddings/oleObject24.bin"/><Relationship Id="rId65" Type="http://schemas.openxmlformats.org/officeDocument/2006/relationships/image" Target="media/image31.wmf"/><Relationship Id="rId64" Type="http://schemas.openxmlformats.org/officeDocument/2006/relationships/oleObject" Target="embeddings/oleObject23.bin"/><Relationship Id="rId63" Type="http://schemas.openxmlformats.org/officeDocument/2006/relationships/image" Target="media/image30.wmf"/><Relationship Id="rId62" Type="http://schemas.openxmlformats.org/officeDocument/2006/relationships/oleObject" Target="embeddings/oleObject22.bin"/><Relationship Id="rId61" Type="http://schemas.openxmlformats.org/officeDocument/2006/relationships/image" Target="media/image29.wmf"/><Relationship Id="rId60" Type="http://schemas.openxmlformats.org/officeDocument/2006/relationships/oleObject" Target="embeddings/oleObject21.bin"/><Relationship Id="rId6" Type="http://schemas.openxmlformats.org/officeDocument/2006/relationships/footer" Target="footer1.xml"/><Relationship Id="rId59" Type="http://schemas.openxmlformats.org/officeDocument/2006/relationships/image" Target="media/image28.wmf"/><Relationship Id="rId58" Type="http://schemas.openxmlformats.org/officeDocument/2006/relationships/oleObject" Target="embeddings/oleObject20.bin"/><Relationship Id="rId57" Type="http://schemas.openxmlformats.org/officeDocument/2006/relationships/image" Target="media/image27.wmf"/><Relationship Id="rId56" Type="http://schemas.openxmlformats.org/officeDocument/2006/relationships/oleObject" Target="embeddings/oleObject19.bin"/><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image" Target="media/image24.png"/><Relationship Id="rId52" Type="http://schemas.openxmlformats.org/officeDocument/2006/relationships/image" Target="media/image23.wmf"/><Relationship Id="rId51" Type="http://schemas.openxmlformats.org/officeDocument/2006/relationships/oleObject" Target="embeddings/oleObject18.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17.bin"/><Relationship Id="rId48" Type="http://schemas.openxmlformats.org/officeDocument/2006/relationships/image" Target="media/image21.wmf"/><Relationship Id="rId47" Type="http://schemas.openxmlformats.org/officeDocument/2006/relationships/oleObject" Target="embeddings/oleObject16.bin"/><Relationship Id="rId46" Type="http://schemas.openxmlformats.org/officeDocument/2006/relationships/image" Target="media/image20.wmf"/><Relationship Id="rId45" Type="http://schemas.openxmlformats.org/officeDocument/2006/relationships/oleObject" Target="embeddings/oleObject15.bin"/><Relationship Id="rId44" Type="http://schemas.openxmlformats.org/officeDocument/2006/relationships/image" Target="media/image19.wmf"/><Relationship Id="rId43" Type="http://schemas.openxmlformats.org/officeDocument/2006/relationships/oleObject" Target="embeddings/oleObject14.bin"/><Relationship Id="rId42" Type="http://schemas.openxmlformats.org/officeDocument/2006/relationships/image" Target="media/image18.wmf"/><Relationship Id="rId41" Type="http://schemas.openxmlformats.org/officeDocument/2006/relationships/oleObject" Target="embeddings/oleObject13.bin"/><Relationship Id="rId40" Type="http://schemas.openxmlformats.org/officeDocument/2006/relationships/image" Target="media/image17.wmf"/><Relationship Id="rId4" Type="http://schemas.openxmlformats.org/officeDocument/2006/relationships/header" Target="header2.xml"/><Relationship Id="rId39" Type="http://schemas.openxmlformats.org/officeDocument/2006/relationships/oleObject" Target="embeddings/oleObject12.bin"/><Relationship Id="rId38" Type="http://schemas.openxmlformats.org/officeDocument/2006/relationships/image" Target="media/image16.emf"/><Relationship Id="rId37" Type="http://schemas.openxmlformats.org/officeDocument/2006/relationships/oleObject" Target="embeddings/oleObject11.bin"/><Relationship Id="rId36" Type="http://schemas.openxmlformats.org/officeDocument/2006/relationships/image" Target="media/image15.emf"/><Relationship Id="rId35" Type="http://schemas.openxmlformats.org/officeDocument/2006/relationships/oleObject" Target="embeddings/oleObject10.bin"/><Relationship Id="rId34" Type="http://schemas.openxmlformats.org/officeDocument/2006/relationships/image" Target="media/image14.wmf"/><Relationship Id="rId33" Type="http://schemas.openxmlformats.org/officeDocument/2006/relationships/oleObject" Target="embeddings/oleObject9.bin"/><Relationship Id="rId32" Type="http://schemas.openxmlformats.org/officeDocument/2006/relationships/image" Target="media/image13.wmf"/><Relationship Id="rId31" Type="http://schemas.openxmlformats.org/officeDocument/2006/relationships/oleObject" Target="embeddings/oleObject8.bin"/><Relationship Id="rId30" Type="http://schemas.openxmlformats.org/officeDocument/2006/relationships/image" Target="media/image12.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6" Type="http://schemas.microsoft.com/office/2011/relationships/people" Target="people.xml"/><Relationship Id="rId255" Type="http://schemas.openxmlformats.org/officeDocument/2006/relationships/fontTable" Target="fontTable.xml"/><Relationship Id="rId254" Type="http://schemas.openxmlformats.org/officeDocument/2006/relationships/customXml" Target="../customXml/item1.xml"/><Relationship Id="rId253" Type="http://schemas.openxmlformats.org/officeDocument/2006/relationships/numbering" Target="numbering.xml"/><Relationship Id="rId252" Type="http://schemas.openxmlformats.org/officeDocument/2006/relationships/image" Target="media/image127.png"/><Relationship Id="rId251" Type="http://schemas.openxmlformats.org/officeDocument/2006/relationships/image" Target="media/image126.png"/><Relationship Id="rId250" Type="http://schemas.openxmlformats.org/officeDocument/2006/relationships/image" Target="media/image125.png"/><Relationship Id="rId25" Type="http://schemas.openxmlformats.org/officeDocument/2006/relationships/image" Target="media/image8.png"/><Relationship Id="rId249" Type="http://schemas.openxmlformats.org/officeDocument/2006/relationships/image" Target="media/image124.png"/><Relationship Id="rId248" Type="http://schemas.openxmlformats.org/officeDocument/2006/relationships/image" Target="media/image123.png"/><Relationship Id="rId247" Type="http://schemas.openxmlformats.org/officeDocument/2006/relationships/image" Target="media/image122.png"/><Relationship Id="rId246" Type="http://schemas.openxmlformats.org/officeDocument/2006/relationships/image" Target="media/image121.png"/><Relationship Id="rId245" Type="http://schemas.openxmlformats.org/officeDocument/2006/relationships/image" Target="media/image120.png"/><Relationship Id="rId244" Type="http://schemas.openxmlformats.org/officeDocument/2006/relationships/image" Target="media/image119.png"/><Relationship Id="rId243" Type="http://schemas.openxmlformats.org/officeDocument/2006/relationships/image" Target="media/image118.png"/><Relationship Id="rId242" Type="http://schemas.openxmlformats.org/officeDocument/2006/relationships/image" Target="media/image117.png"/><Relationship Id="rId241" Type="http://schemas.openxmlformats.org/officeDocument/2006/relationships/image" Target="media/image116.png"/><Relationship Id="rId240" Type="http://schemas.openxmlformats.org/officeDocument/2006/relationships/image" Target="media/image115.wmf"/><Relationship Id="rId24" Type="http://schemas.openxmlformats.org/officeDocument/2006/relationships/image" Target="media/image7.png"/><Relationship Id="rId239" Type="http://schemas.openxmlformats.org/officeDocument/2006/relationships/oleObject" Target="embeddings/oleObject114.bin"/><Relationship Id="rId238" Type="http://schemas.openxmlformats.org/officeDocument/2006/relationships/image" Target="media/image114.wmf"/><Relationship Id="rId237" Type="http://schemas.openxmlformats.org/officeDocument/2006/relationships/oleObject" Target="embeddings/oleObject113.bin"/><Relationship Id="rId236" Type="http://schemas.openxmlformats.org/officeDocument/2006/relationships/image" Target="media/image113.wmf"/><Relationship Id="rId235" Type="http://schemas.openxmlformats.org/officeDocument/2006/relationships/oleObject" Target="embeddings/oleObject112.bin"/><Relationship Id="rId234" Type="http://schemas.openxmlformats.org/officeDocument/2006/relationships/image" Target="media/image112.wmf"/><Relationship Id="rId233" Type="http://schemas.openxmlformats.org/officeDocument/2006/relationships/oleObject" Target="embeddings/oleObject111.bin"/><Relationship Id="rId232" Type="http://schemas.openxmlformats.org/officeDocument/2006/relationships/oleObject" Target="embeddings/oleObject110.bin"/><Relationship Id="rId231" Type="http://schemas.openxmlformats.org/officeDocument/2006/relationships/oleObject" Target="embeddings/oleObject109.bin"/><Relationship Id="rId230" Type="http://schemas.openxmlformats.org/officeDocument/2006/relationships/oleObject" Target="embeddings/oleObject108.bin"/><Relationship Id="rId23" Type="http://schemas.openxmlformats.org/officeDocument/2006/relationships/image" Target="media/image6.wmf"/><Relationship Id="rId229" Type="http://schemas.openxmlformats.org/officeDocument/2006/relationships/oleObject" Target="embeddings/oleObject107.bin"/><Relationship Id="rId228" Type="http://schemas.openxmlformats.org/officeDocument/2006/relationships/oleObject" Target="embeddings/oleObject106.bin"/><Relationship Id="rId227" Type="http://schemas.openxmlformats.org/officeDocument/2006/relationships/oleObject" Target="embeddings/oleObject105.bin"/><Relationship Id="rId226" Type="http://schemas.openxmlformats.org/officeDocument/2006/relationships/image" Target="media/image111.wmf"/><Relationship Id="rId225" Type="http://schemas.openxmlformats.org/officeDocument/2006/relationships/oleObject" Target="embeddings/oleObject104.bin"/><Relationship Id="rId224" Type="http://schemas.openxmlformats.org/officeDocument/2006/relationships/image" Target="media/image110.wmf"/><Relationship Id="rId223" Type="http://schemas.openxmlformats.org/officeDocument/2006/relationships/oleObject" Target="embeddings/oleObject103.bin"/><Relationship Id="rId222" Type="http://schemas.openxmlformats.org/officeDocument/2006/relationships/image" Target="media/image109.wmf"/><Relationship Id="rId221" Type="http://schemas.openxmlformats.org/officeDocument/2006/relationships/oleObject" Target="embeddings/oleObject102.bin"/><Relationship Id="rId220" Type="http://schemas.openxmlformats.org/officeDocument/2006/relationships/image" Target="media/image108.wmf"/><Relationship Id="rId22" Type="http://schemas.openxmlformats.org/officeDocument/2006/relationships/oleObject" Target="embeddings/oleObject6.bin"/><Relationship Id="rId219" Type="http://schemas.openxmlformats.org/officeDocument/2006/relationships/oleObject" Target="embeddings/oleObject101.bin"/><Relationship Id="rId218" Type="http://schemas.openxmlformats.org/officeDocument/2006/relationships/image" Target="media/image107.wmf"/><Relationship Id="rId217" Type="http://schemas.openxmlformats.org/officeDocument/2006/relationships/oleObject" Target="embeddings/oleObject100.bin"/><Relationship Id="rId216" Type="http://schemas.openxmlformats.org/officeDocument/2006/relationships/image" Target="media/image106.wmf"/><Relationship Id="rId215" Type="http://schemas.openxmlformats.org/officeDocument/2006/relationships/oleObject" Target="embeddings/oleObject99.bin"/><Relationship Id="rId214" Type="http://schemas.openxmlformats.org/officeDocument/2006/relationships/oleObject" Target="embeddings/oleObject98.bin"/><Relationship Id="rId213" Type="http://schemas.openxmlformats.org/officeDocument/2006/relationships/oleObject" Target="embeddings/oleObject97.bin"/><Relationship Id="rId212" Type="http://schemas.openxmlformats.org/officeDocument/2006/relationships/oleObject" Target="embeddings/oleObject96.bin"/><Relationship Id="rId211" Type="http://schemas.openxmlformats.org/officeDocument/2006/relationships/image" Target="media/image105.wmf"/><Relationship Id="rId210" Type="http://schemas.openxmlformats.org/officeDocument/2006/relationships/oleObject" Target="embeddings/oleObject95.bin"/><Relationship Id="rId21" Type="http://schemas.openxmlformats.org/officeDocument/2006/relationships/image" Target="media/image5.wmf"/><Relationship Id="rId209" Type="http://schemas.openxmlformats.org/officeDocument/2006/relationships/image" Target="media/image104.wmf"/><Relationship Id="rId208" Type="http://schemas.openxmlformats.org/officeDocument/2006/relationships/oleObject" Target="embeddings/oleObject94.bin"/><Relationship Id="rId207" Type="http://schemas.openxmlformats.org/officeDocument/2006/relationships/oleObject" Target="embeddings/oleObject93.bin"/><Relationship Id="rId206" Type="http://schemas.openxmlformats.org/officeDocument/2006/relationships/image" Target="media/image103.wmf"/><Relationship Id="rId205" Type="http://schemas.openxmlformats.org/officeDocument/2006/relationships/oleObject" Target="embeddings/oleObject92.bin"/><Relationship Id="rId204" Type="http://schemas.openxmlformats.org/officeDocument/2006/relationships/image" Target="media/image102.wmf"/><Relationship Id="rId203" Type="http://schemas.openxmlformats.org/officeDocument/2006/relationships/oleObject" Target="embeddings/oleObject91.bin"/><Relationship Id="rId202" Type="http://schemas.openxmlformats.org/officeDocument/2006/relationships/oleObject" Target="embeddings/oleObject90.bin"/><Relationship Id="rId201" Type="http://schemas.openxmlformats.org/officeDocument/2006/relationships/oleObject" Target="embeddings/oleObject89.bin"/><Relationship Id="rId200" Type="http://schemas.openxmlformats.org/officeDocument/2006/relationships/oleObject" Target="embeddings/oleObject88.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image" Target="media/image101.wmf"/><Relationship Id="rId197" Type="http://schemas.openxmlformats.org/officeDocument/2006/relationships/oleObject" Target="embeddings/oleObject86.bin"/><Relationship Id="rId196" Type="http://schemas.openxmlformats.org/officeDocument/2006/relationships/image" Target="media/image100.wmf"/><Relationship Id="rId195" Type="http://schemas.openxmlformats.org/officeDocument/2006/relationships/oleObject" Target="embeddings/oleObject85.bin"/><Relationship Id="rId194" Type="http://schemas.openxmlformats.org/officeDocument/2006/relationships/oleObject" Target="embeddings/oleObject84.bin"/><Relationship Id="rId193" Type="http://schemas.openxmlformats.org/officeDocument/2006/relationships/image" Target="media/image99.wmf"/><Relationship Id="rId192" Type="http://schemas.openxmlformats.org/officeDocument/2006/relationships/oleObject" Target="embeddings/oleObject83.bin"/><Relationship Id="rId191" Type="http://schemas.openxmlformats.org/officeDocument/2006/relationships/oleObject" Target="embeddings/oleObject82.bin"/><Relationship Id="rId190" Type="http://schemas.openxmlformats.org/officeDocument/2006/relationships/oleObject" Target="embeddings/oleObject81.bin"/><Relationship Id="rId19" Type="http://schemas.openxmlformats.org/officeDocument/2006/relationships/image" Target="media/image4.wmf"/><Relationship Id="rId189" Type="http://schemas.openxmlformats.org/officeDocument/2006/relationships/image" Target="media/image98.wmf"/><Relationship Id="rId188" Type="http://schemas.openxmlformats.org/officeDocument/2006/relationships/oleObject" Target="embeddings/oleObject80.bin"/><Relationship Id="rId187" Type="http://schemas.openxmlformats.org/officeDocument/2006/relationships/image" Target="media/image97.wmf"/><Relationship Id="rId186" Type="http://schemas.openxmlformats.org/officeDocument/2006/relationships/oleObject" Target="embeddings/oleObject79.bin"/><Relationship Id="rId185" Type="http://schemas.openxmlformats.org/officeDocument/2006/relationships/image" Target="media/image96.wmf"/><Relationship Id="rId184" Type="http://schemas.openxmlformats.org/officeDocument/2006/relationships/oleObject" Target="embeddings/oleObject78.bin"/><Relationship Id="rId183" Type="http://schemas.openxmlformats.org/officeDocument/2006/relationships/image" Target="media/image95.wmf"/><Relationship Id="rId182" Type="http://schemas.openxmlformats.org/officeDocument/2006/relationships/oleObject" Target="embeddings/oleObject77.bin"/><Relationship Id="rId181" Type="http://schemas.openxmlformats.org/officeDocument/2006/relationships/oleObject" Target="embeddings/oleObject76.bin"/><Relationship Id="rId180" Type="http://schemas.openxmlformats.org/officeDocument/2006/relationships/image" Target="media/image94.wmf"/><Relationship Id="rId18" Type="http://schemas.openxmlformats.org/officeDocument/2006/relationships/oleObject" Target="embeddings/oleObject4.bin"/><Relationship Id="rId179" Type="http://schemas.openxmlformats.org/officeDocument/2006/relationships/oleObject" Target="embeddings/oleObject75.bin"/><Relationship Id="rId178" Type="http://schemas.openxmlformats.org/officeDocument/2006/relationships/image" Target="media/image93.wmf"/><Relationship Id="rId177" Type="http://schemas.openxmlformats.org/officeDocument/2006/relationships/oleObject" Target="embeddings/oleObject74.bin"/><Relationship Id="rId176" Type="http://schemas.openxmlformats.org/officeDocument/2006/relationships/image" Target="media/image92.wmf"/><Relationship Id="rId175" Type="http://schemas.openxmlformats.org/officeDocument/2006/relationships/oleObject" Target="embeddings/oleObject73.bin"/><Relationship Id="rId174" Type="http://schemas.openxmlformats.org/officeDocument/2006/relationships/image" Target="media/image91.wmf"/><Relationship Id="rId173" Type="http://schemas.openxmlformats.org/officeDocument/2006/relationships/oleObject" Target="embeddings/oleObject72.bin"/><Relationship Id="rId172" Type="http://schemas.openxmlformats.org/officeDocument/2006/relationships/oleObject" Target="embeddings/oleObject71.bin"/><Relationship Id="rId171" Type="http://schemas.openxmlformats.org/officeDocument/2006/relationships/image" Target="media/image90.wmf"/><Relationship Id="rId170" Type="http://schemas.openxmlformats.org/officeDocument/2006/relationships/oleObject" Target="embeddings/oleObject70.bin"/><Relationship Id="rId17" Type="http://schemas.openxmlformats.org/officeDocument/2006/relationships/image" Target="media/image3.wmf"/><Relationship Id="rId169" Type="http://schemas.openxmlformats.org/officeDocument/2006/relationships/oleObject" Target="embeddings/oleObject69.bin"/><Relationship Id="rId168" Type="http://schemas.openxmlformats.org/officeDocument/2006/relationships/image" Target="media/image89.wmf"/><Relationship Id="rId167" Type="http://schemas.openxmlformats.org/officeDocument/2006/relationships/oleObject" Target="embeddings/oleObject68.bin"/><Relationship Id="rId166" Type="http://schemas.openxmlformats.org/officeDocument/2006/relationships/image" Target="media/image88.wmf"/><Relationship Id="rId165" Type="http://schemas.openxmlformats.org/officeDocument/2006/relationships/oleObject" Target="embeddings/oleObject67.bin"/><Relationship Id="rId164" Type="http://schemas.openxmlformats.org/officeDocument/2006/relationships/image" Target="media/image87.wmf"/><Relationship Id="rId163" Type="http://schemas.openxmlformats.org/officeDocument/2006/relationships/oleObject" Target="embeddings/oleObject66.bin"/><Relationship Id="rId162" Type="http://schemas.openxmlformats.org/officeDocument/2006/relationships/image" Target="media/image86.wmf"/><Relationship Id="rId161" Type="http://schemas.openxmlformats.org/officeDocument/2006/relationships/oleObject" Target="embeddings/oleObject65.bin"/><Relationship Id="rId160" Type="http://schemas.openxmlformats.org/officeDocument/2006/relationships/image" Target="media/image85.wmf"/><Relationship Id="rId16" Type="http://schemas.openxmlformats.org/officeDocument/2006/relationships/oleObject" Target="embeddings/oleObject3.bin"/><Relationship Id="rId159" Type="http://schemas.openxmlformats.org/officeDocument/2006/relationships/oleObject" Target="embeddings/oleObject64.bin"/><Relationship Id="rId158" Type="http://schemas.openxmlformats.org/officeDocument/2006/relationships/image" Target="media/image84.wmf"/><Relationship Id="rId157" Type="http://schemas.openxmlformats.org/officeDocument/2006/relationships/oleObject" Target="embeddings/oleObject63.bin"/><Relationship Id="rId156" Type="http://schemas.openxmlformats.org/officeDocument/2006/relationships/image" Target="media/image83.wmf"/><Relationship Id="rId155" Type="http://schemas.openxmlformats.org/officeDocument/2006/relationships/oleObject" Target="embeddings/oleObject62.bin"/><Relationship Id="rId154" Type="http://schemas.openxmlformats.org/officeDocument/2006/relationships/image" Target="media/image82.wmf"/><Relationship Id="rId153" Type="http://schemas.openxmlformats.org/officeDocument/2006/relationships/oleObject" Target="embeddings/oleObject61.bin"/><Relationship Id="rId152" Type="http://schemas.openxmlformats.org/officeDocument/2006/relationships/image" Target="media/image81.wmf"/><Relationship Id="rId151" Type="http://schemas.openxmlformats.org/officeDocument/2006/relationships/oleObject" Target="embeddings/oleObject60.bin"/><Relationship Id="rId150" Type="http://schemas.openxmlformats.org/officeDocument/2006/relationships/image" Target="media/image80.wmf"/><Relationship Id="rId15" Type="http://schemas.openxmlformats.org/officeDocument/2006/relationships/image" Target="media/image2.wmf"/><Relationship Id="rId149" Type="http://schemas.openxmlformats.org/officeDocument/2006/relationships/oleObject" Target="embeddings/oleObject59.bin"/><Relationship Id="rId148" Type="http://schemas.openxmlformats.org/officeDocument/2006/relationships/image" Target="media/image79.wmf"/><Relationship Id="rId147" Type="http://schemas.openxmlformats.org/officeDocument/2006/relationships/oleObject" Target="embeddings/oleObject58.bin"/><Relationship Id="rId146" Type="http://schemas.openxmlformats.org/officeDocument/2006/relationships/oleObject" Target="embeddings/oleObject57.bin"/><Relationship Id="rId145" Type="http://schemas.openxmlformats.org/officeDocument/2006/relationships/oleObject" Target="embeddings/oleObject56.bin"/><Relationship Id="rId144" Type="http://schemas.openxmlformats.org/officeDocument/2006/relationships/image" Target="media/image78.wmf"/><Relationship Id="rId143" Type="http://schemas.openxmlformats.org/officeDocument/2006/relationships/oleObject" Target="embeddings/oleObject55.bin"/><Relationship Id="rId142" Type="http://schemas.openxmlformats.org/officeDocument/2006/relationships/image" Target="media/image77.wmf"/><Relationship Id="rId141" Type="http://schemas.openxmlformats.org/officeDocument/2006/relationships/oleObject" Target="embeddings/oleObject54.bin"/><Relationship Id="rId140" Type="http://schemas.openxmlformats.org/officeDocument/2006/relationships/oleObject" Target="embeddings/oleObject53.bin"/><Relationship Id="rId14" Type="http://schemas.openxmlformats.org/officeDocument/2006/relationships/oleObject" Target="embeddings/oleObject2.bin"/><Relationship Id="rId139" Type="http://schemas.openxmlformats.org/officeDocument/2006/relationships/image" Target="media/image76.wmf"/><Relationship Id="rId138" Type="http://schemas.openxmlformats.org/officeDocument/2006/relationships/oleObject" Target="embeddings/oleObject52.bin"/><Relationship Id="rId137" Type="http://schemas.openxmlformats.org/officeDocument/2006/relationships/image" Target="media/image75.wmf"/><Relationship Id="rId136" Type="http://schemas.openxmlformats.org/officeDocument/2006/relationships/oleObject" Target="embeddings/oleObject51.bin"/><Relationship Id="rId135" Type="http://schemas.openxmlformats.org/officeDocument/2006/relationships/image" Target="media/image74.wmf"/><Relationship Id="rId134" Type="http://schemas.openxmlformats.org/officeDocument/2006/relationships/oleObject" Target="embeddings/oleObject50.bin"/><Relationship Id="rId133" Type="http://schemas.openxmlformats.org/officeDocument/2006/relationships/image" Target="media/image73.wmf"/><Relationship Id="rId132" Type="http://schemas.openxmlformats.org/officeDocument/2006/relationships/oleObject" Target="embeddings/oleObject49.bin"/><Relationship Id="rId131" Type="http://schemas.openxmlformats.org/officeDocument/2006/relationships/image" Target="media/image72.wmf"/><Relationship Id="rId130" Type="http://schemas.openxmlformats.org/officeDocument/2006/relationships/oleObject" Target="embeddings/oleObject48.bin"/><Relationship Id="rId13" Type="http://schemas.openxmlformats.org/officeDocument/2006/relationships/image" Target="media/image1.wmf"/><Relationship Id="rId129" Type="http://schemas.openxmlformats.org/officeDocument/2006/relationships/image" Target="media/image71.wmf"/><Relationship Id="rId128" Type="http://schemas.openxmlformats.org/officeDocument/2006/relationships/oleObject" Target="embeddings/oleObject47.bin"/><Relationship Id="rId127" Type="http://schemas.openxmlformats.org/officeDocument/2006/relationships/image" Target="media/image70.wmf"/><Relationship Id="rId126" Type="http://schemas.openxmlformats.org/officeDocument/2006/relationships/oleObject" Target="embeddings/oleObject46.bin"/><Relationship Id="rId125" Type="http://schemas.openxmlformats.org/officeDocument/2006/relationships/oleObject" Target="embeddings/oleObject45.bin"/><Relationship Id="rId124" Type="http://schemas.openxmlformats.org/officeDocument/2006/relationships/image" Target="media/image69.wmf"/><Relationship Id="rId123" Type="http://schemas.openxmlformats.org/officeDocument/2006/relationships/oleObject" Target="embeddings/oleObject44.bin"/><Relationship Id="rId122" Type="http://schemas.openxmlformats.org/officeDocument/2006/relationships/oleObject" Target="embeddings/oleObject43.bin"/><Relationship Id="rId121" Type="http://schemas.openxmlformats.org/officeDocument/2006/relationships/oleObject" Target="embeddings/oleObject42.bin"/><Relationship Id="rId120" Type="http://schemas.openxmlformats.org/officeDocument/2006/relationships/oleObject" Target="embeddings/oleObject41.bin"/><Relationship Id="rId12" Type="http://schemas.openxmlformats.org/officeDocument/2006/relationships/oleObject" Target="embeddings/oleObject1.bin"/><Relationship Id="rId119" Type="http://schemas.openxmlformats.org/officeDocument/2006/relationships/image" Target="media/image68.wmf"/><Relationship Id="rId118" Type="http://schemas.openxmlformats.org/officeDocument/2006/relationships/oleObject" Target="embeddings/oleObject40.bin"/><Relationship Id="rId117" Type="http://schemas.openxmlformats.org/officeDocument/2006/relationships/image" Target="media/image67.wmf"/><Relationship Id="rId116" Type="http://schemas.openxmlformats.org/officeDocument/2006/relationships/oleObject" Target="embeddings/oleObject39.bin"/><Relationship Id="rId115" Type="http://schemas.openxmlformats.org/officeDocument/2006/relationships/image" Target="media/image66.wmf"/><Relationship Id="rId114" Type="http://schemas.openxmlformats.org/officeDocument/2006/relationships/oleObject" Target="embeddings/oleObject38.bin"/><Relationship Id="rId113" Type="http://schemas.openxmlformats.org/officeDocument/2006/relationships/image" Target="media/image65.jpeg"/><Relationship Id="rId112" Type="http://schemas.openxmlformats.org/officeDocument/2006/relationships/image" Target="media/image64.jpeg"/><Relationship Id="rId111" Type="http://schemas.openxmlformats.org/officeDocument/2006/relationships/image" Target="media/image63.jpeg"/><Relationship Id="rId110" Type="http://schemas.openxmlformats.org/officeDocument/2006/relationships/image" Target="media/image62.wmf"/><Relationship Id="rId11" Type="http://schemas.openxmlformats.org/officeDocument/2006/relationships/theme" Target="theme/theme1.xml"/><Relationship Id="rId109" Type="http://schemas.openxmlformats.org/officeDocument/2006/relationships/oleObject" Target="embeddings/oleObject37.bin"/><Relationship Id="rId108" Type="http://schemas.openxmlformats.org/officeDocument/2006/relationships/image" Target="media/image61.wmf"/><Relationship Id="rId107" Type="http://schemas.openxmlformats.org/officeDocument/2006/relationships/oleObject" Target="embeddings/oleObject36.bin"/><Relationship Id="rId106" Type="http://schemas.openxmlformats.org/officeDocument/2006/relationships/image" Target="media/image60.png"/><Relationship Id="rId105" Type="http://schemas.openxmlformats.org/officeDocument/2006/relationships/image" Target="media/image59.png"/><Relationship Id="rId104" Type="http://schemas.openxmlformats.org/officeDocument/2006/relationships/image" Target="media/image58.png"/><Relationship Id="rId103" Type="http://schemas.openxmlformats.org/officeDocument/2006/relationships/image" Target="media/image57.png"/><Relationship Id="rId102" Type="http://schemas.openxmlformats.org/officeDocument/2006/relationships/image" Target="media/image56.png"/><Relationship Id="rId101" Type="http://schemas.openxmlformats.org/officeDocument/2006/relationships/image" Target="media/image55.png"/><Relationship Id="rId100" Type="http://schemas.openxmlformats.org/officeDocument/2006/relationships/image" Target="media/image54.png"/><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14CB-0F14-4F1A-81B1-93CF64C91139}">
  <ds:schemaRefs/>
</ds:datastoreItem>
</file>

<file path=docProps/app.xml><?xml version="1.0" encoding="utf-8"?>
<Properties xmlns="http://schemas.openxmlformats.org/officeDocument/2006/extended-properties" xmlns:vt="http://schemas.openxmlformats.org/officeDocument/2006/docPropsVTypes">
  <Template>Normal.dotm</Template>
  <Pages>32</Pages>
  <Words>7915</Words>
  <Characters>8508</Characters>
  <Lines>586</Lines>
  <Paragraphs>399</Paragraphs>
  <TotalTime>27</TotalTime>
  <ScaleCrop>false</ScaleCrop>
  <LinksUpToDate>false</LinksUpToDate>
  <CharactersWithSpaces>8985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2024-05-09T09:02:00Z</dcterms:created>
  <dc:creator>zhang_hongting</dc:creator>
  <cp:lastModifiedBy>张瑞鹏</cp:lastModifiedBy>
  <dcterms:modified xsi:type="dcterms:W3CDTF">2026-06-18T06:30:21Z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eyJoZGlkIjoiMGIxZDFmYjVhOTY3MmM5MWE1N2MxMjM4MWUxMGFiMjgiLCJ1c2VySWQiOiIxNjM3MjgxMDgxIn0=</vt:lpwstr>
  </property>
  <property fmtid="{D5CDD505-2E9C-101B-9397-08002B2CF9AE}" pid="3" name="KSOProductBuildVer">
    <vt:lpwstr>2052-12.1.0.23542</vt:lpwstr>
  </property>
  <property fmtid="{D5CDD505-2E9C-101B-9397-08002B2CF9AE}" pid="4" name="ICV">
    <vt:lpwstr>00F07DADC3D3438EBB553FC271013BCB_12</vt:lpwstr>
  </property>
</Properties>
</file>